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17019" w14:textId="5868323E" w:rsidR="0068608E" w:rsidRDefault="0068608E" w:rsidP="00EE1E49">
      <w:pPr>
        <w:ind w:left="720" w:hanging="360"/>
      </w:pPr>
      <w:r>
        <w:t xml:space="preserve">CHANGE </w:t>
      </w:r>
      <w:r w:rsidR="00B02F12">
        <w:t>TO GROW IN GARDEN</w:t>
      </w:r>
    </w:p>
    <w:p w14:paraId="489D8547" w14:textId="5D82A426" w:rsidR="000000BA" w:rsidRDefault="000000BA" w:rsidP="00EE1E49">
      <w:pPr>
        <w:ind w:left="720" w:hanging="360"/>
      </w:pPr>
      <w:r>
        <w:t>USE POTS AS EXPERIMENTAL UNITS</w:t>
      </w:r>
    </w:p>
    <w:p w14:paraId="2399959D" w14:textId="64D511DB" w:rsidR="000000BA" w:rsidRDefault="000000BA" w:rsidP="00EE1E49">
      <w:pPr>
        <w:ind w:left="720" w:hanging="360"/>
      </w:pPr>
      <w:r>
        <w:t>USE PLANTS THAT GROW QUICKLY (beans, flowers, bamboo)</w:t>
      </w:r>
    </w:p>
    <w:p w14:paraId="0F2F66BA" w14:textId="77777777" w:rsidR="004C7CDC" w:rsidRDefault="004C7CDC" w:rsidP="00EE1E49">
      <w:pPr>
        <w:ind w:left="720" w:hanging="360"/>
      </w:pPr>
    </w:p>
    <w:p w14:paraId="6D2CF748" w14:textId="77777777" w:rsidR="0068608E" w:rsidRDefault="0068608E" w:rsidP="00EE1E49">
      <w:pPr>
        <w:ind w:left="720" w:hanging="360"/>
      </w:pPr>
    </w:p>
    <w:p w14:paraId="33A64EE3" w14:textId="77777777" w:rsidR="00CC05DE" w:rsidRDefault="00514994" w:rsidP="00EE1E49">
      <w:pPr>
        <w:pStyle w:val="ListParagraph"/>
        <w:numPr>
          <w:ilvl w:val="0"/>
          <w:numId w:val="1"/>
        </w:numPr>
      </w:pPr>
      <w:r w:rsidRPr="00514994">
        <w:t>Define the objectives</w:t>
      </w:r>
    </w:p>
    <w:p w14:paraId="599E1D4A" w14:textId="77777777" w:rsidR="006E4253" w:rsidRDefault="006E4253" w:rsidP="006E4253">
      <w:pPr>
        <w:pStyle w:val="ListParagraph"/>
      </w:pPr>
    </w:p>
    <w:p w14:paraId="5C4DF71D" w14:textId="3BB0E98F" w:rsidR="007D21D9" w:rsidRDefault="007D21D9" w:rsidP="006E4253">
      <w:pPr>
        <w:pStyle w:val="ListParagraph"/>
        <w:rPr>
          <w:ins w:id="0" w:author="Alex Cristaudo" w:date="2024-09-05T14:36:00Z" w16du:dateUtc="2024-09-05T12:36:00Z"/>
        </w:rPr>
      </w:pPr>
      <w:r>
        <w:t xml:space="preserve">To test </w:t>
      </w:r>
      <w:ins w:id="1" w:author="Alex Cristaudo" w:date="2024-09-05T14:36:00Z" w16du:dateUtc="2024-09-05T12:36:00Z">
        <w:r w:rsidR="00570536">
          <w:t>whether there is an</w:t>
        </w:r>
      </w:ins>
      <w:ins w:id="2" w:author="Alex Cristaudo" w:date="2024-09-05T14:36:00Z">
        <w:r w:rsidR="00570536">
          <w:t xml:space="preserve"> </w:t>
        </w:r>
      </w:ins>
      <w:r>
        <w:t>effect of different</w:t>
      </w:r>
      <w:r w:rsidR="00493B4F">
        <w:t xml:space="preserve"> fertilizers on crop yield</w:t>
      </w:r>
    </w:p>
    <w:p w14:paraId="2E2F94AD" w14:textId="42DFF77E" w:rsidR="00055ED0" w:rsidRDefault="00782FE0" w:rsidP="006E4253">
      <w:pPr>
        <w:pStyle w:val="ListParagraph"/>
        <w:rPr>
          <w:ins w:id="3" w:author="Alex Cristaudo" w:date="2024-09-05T14:37:00Z" w16du:dateUtc="2024-09-05T12:37:00Z"/>
        </w:rPr>
      </w:pPr>
      <w:ins w:id="4" w:author="Alex Cristaudo" w:date="2024-09-05T14:37:00Z" w16du:dateUtc="2024-09-05T12:37:00Z">
        <w:r>
          <w:t xml:space="preserve">To </w:t>
        </w:r>
        <w:r w:rsidR="000D6CDA">
          <w:t>determine which fertilizers are the best</w:t>
        </w:r>
      </w:ins>
    </w:p>
    <w:p w14:paraId="4C87DA67" w14:textId="77777777" w:rsidR="000D6CDA" w:rsidRDefault="000D6CDA" w:rsidP="006E4253">
      <w:pPr>
        <w:pStyle w:val="ListParagraph"/>
      </w:pPr>
    </w:p>
    <w:p w14:paraId="090BFB63" w14:textId="77777777" w:rsidR="006E4253" w:rsidRDefault="006E4253" w:rsidP="006E4253">
      <w:pPr>
        <w:pStyle w:val="ListParagraph"/>
      </w:pPr>
    </w:p>
    <w:p w14:paraId="57CD67CD" w14:textId="77777777" w:rsidR="004A4135" w:rsidRDefault="00514994" w:rsidP="00EE1E49">
      <w:pPr>
        <w:pStyle w:val="ListParagraph"/>
        <w:numPr>
          <w:ilvl w:val="0"/>
          <w:numId w:val="1"/>
        </w:numPr>
      </w:pPr>
      <w:r w:rsidRPr="00514994">
        <w:t xml:space="preserve">Identify all sources of variation, including </w:t>
      </w:r>
    </w:p>
    <w:p w14:paraId="13C90C7A" w14:textId="6CA7BE19" w:rsidR="004A4135" w:rsidRDefault="00514994" w:rsidP="004A4135">
      <w:pPr>
        <w:pStyle w:val="ListParagraph"/>
        <w:numPr>
          <w:ilvl w:val="1"/>
          <w:numId w:val="1"/>
        </w:numPr>
      </w:pPr>
      <w:r w:rsidRPr="00514994">
        <w:t>treatment factors and their levels</w:t>
      </w:r>
    </w:p>
    <w:p w14:paraId="651EB029" w14:textId="77777777" w:rsidR="0011337A" w:rsidRDefault="0011337A" w:rsidP="00561281">
      <w:pPr>
        <w:ind w:left="1080"/>
      </w:pPr>
    </w:p>
    <w:p w14:paraId="4B43B844" w14:textId="3FCCD6F8" w:rsidR="00493B4F" w:rsidRDefault="00561281" w:rsidP="00561281">
      <w:pPr>
        <w:ind w:left="1080"/>
      </w:pPr>
      <w:r>
        <w:t>The treatment factors are the different fertilizers used</w:t>
      </w:r>
      <w:r w:rsidR="007E25A8">
        <w:t xml:space="preserve">. There will be 4 different </w:t>
      </w:r>
      <w:r w:rsidR="00CE4553">
        <w:t>fertilizer</w:t>
      </w:r>
      <w:r w:rsidDel="00561281">
        <w:t>s</w:t>
      </w:r>
      <w:r w:rsidR="50B61695">
        <w:t xml:space="preserve">, Omnia Fertilizer, </w:t>
      </w:r>
      <w:proofErr w:type="spellStart"/>
      <w:r w:rsidR="50B61695">
        <w:t>Purefert</w:t>
      </w:r>
      <w:proofErr w:type="spellEnd"/>
      <w:r w:rsidR="50B61695">
        <w:t xml:space="preserve">, LM Marketing and </w:t>
      </w:r>
      <w:proofErr w:type="spellStart"/>
      <w:r w:rsidR="50B61695">
        <w:t>Kynoch</w:t>
      </w:r>
      <w:proofErr w:type="spellEnd"/>
      <w:r w:rsidR="50B61695">
        <w:t xml:space="preserve"> Fertilizer.</w:t>
      </w:r>
    </w:p>
    <w:p w14:paraId="6A333132" w14:textId="77777777" w:rsidR="00561281" w:rsidRDefault="00561281" w:rsidP="00561281">
      <w:pPr>
        <w:ind w:left="1080"/>
      </w:pPr>
    </w:p>
    <w:p w14:paraId="708B111A" w14:textId="77777777" w:rsidR="004A4135" w:rsidRDefault="00514994" w:rsidP="004A4135">
      <w:pPr>
        <w:pStyle w:val="ListParagraph"/>
        <w:numPr>
          <w:ilvl w:val="1"/>
          <w:numId w:val="1"/>
        </w:numPr>
      </w:pPr>
      <w:r w:rsidRPr="00514994">
        <w:t xml:space="preserve">experimental units </w:t>
      </w:r>
    </w:p>
    <w:p w14:paraId="188458FB" w14:textId="77777777" w:rsidR="000D4228" w:rsidRDefault="000D4228" w:rsidP="000D4228">
      <w:pPr>
        <w:pStyle w:val="ListParagraph"/>
        <w:ind w:left="1080"/>
      </w:pPr>
    </w:p>
    <w:p w14:paraId="1264BF1A" w14:textId="13571E89" w:rsidR="000D4228" w:rsidRDefault="00B76DDA" w:rsidP="000D4228">
      <w:pPr>
        <w:pStyle w:val="ListParagraph"/>
        <w:ind w:left="1080"/>
        <w:rPr>
          <w:ins w:id="5" w:author="Alex Cristaudo" w:date="2024-09-05T14:44:00Z" w16du:dateUtc="2024-09-05T12:44:00Z"/>
        </w:rPr>
      </w:pPr>
      <w:del w:id="6" w:author="Alex Cristaudo" w:date="2024-09-05T14:44:00Z" w16du:dateUtc="2024-09-05T12:44:00Z">
        <w:r w:rsidDel="00706CCC">
          <w:delText xml:space="preserve">The experimental unit would be </w:delText>
        </w:r>
        <w:r w:rsidR="009E2787" w:rsidDel="00706CCC">
          <w:delText xml:space="preserve">the combination of the </w:delText>
        </w:r>
        <w:r w:rsidR="009927E9" w:rsidDel="00706CCC">
          <w:delText>size of the gradient</w:delText>
        </w:r>
        <w:r w:rsidR="009E2787" w:rsidDel="00706CCC">
          <w:delText xml:space="preserve">, </w:delText>
        </w:r>
        <w:r w:rsidR="005C7AE6" w:rsidDel="00706CCC">
          <w:delText>crop</w:delText>
        </w:r>
        <w:r w:rsidR="009927E9" w:rsidDel="00706CCC">
          <w:delText xml:space="preserve"> and </w:delText>
        </w:r>
        <w:r w:rsidR="007D39A3" w:rsidDel="00706CCC">
          <w:delText xml:space="preserve">soil </w:delText>
        </w:r>
      </w:del>
      <w:r w:rsidR="1EA770E5">
        <w:t xml:space="preserve"> The experimental units are the plot of land being used. Some experimental unit sources of variation include e</w:t>
      </w:r>
      <w:ins w:id="7" w:author="Alex Cristaudo" w:date="2024-09-05T14:44:00Z">
        <w:r w:rsidR="00706CCC">
          <w:t>xposure to pests in each plot of land</w:t>
        </w:r>
      </w:ins>
    </w:p>
    <w:p w14:paraId="455DE4EF" w14:textId="3B0048B2" w:rsidR="00706CCC" w:rsidRDefault="002A135F" w:rsidP="000D4228">
      <w:pPr>
        <w:pStyle w:val="ListParagraph"/>
        <w:ind w:left="1080"/>
        <w:rPr>
          <w:ins w:id="8" w:author="Alex Cristaudo" w:date="2024-09-05T14:44:00Z" w16du:dateUtc="2024-09-05T12:44:00Z"/>
        </w:rPr>
      </w:pPr>
      <w:ins w:id="9" w:author="Alex Cristaudo" w:date="2024-09-05T14:44:00Z" w16du:dateUtc="2024-09-05T12:44:00Z">
        <w:r>
          <w:t>Rainfall levels</w:t>
        </w:r>
      </w:ins>
      <w:ins w:id="10" w:author="Alex Cristaudo" w:date="2024-09-05T14:45:00Z" w16du:dateUtc="2024-09-05T12:45:00Z">
        <w:r w:rsidR="00A94319">
          <w:t xml:space="preserve"> / water levels</w:t>
        </w:r>
      </w:ins>
      <w:r w:rsidR="002F5409">
        <w:t xml:space="preserve"> </w:t>
      </w:r>
    </w:p>
    <w:p w14:paraId="58585BFF" w14:textId="2239A353" w:rsidR="002A135F" w:rsidRDefault="00A94319" w:rsidP="000D4228">
      <w:pPr>
        <w:pStyle w:val="ListParagraph"/>
        <w:ind w:left="1080"/>
      </w:pPr>
      <w:ins w:id="11" w:author="Alex Cristaudo" w:date="2024-09-05T14:44:00Z" w16du:dateUtc="2024-09-05T12:44:00Z">
        <w:r>
          <w:t>Sunl</w:t>
        </w:r>
      </w:ins>
      <w:ins w:id="12" w:author="Alex Cristaudo" w:date="2024-09-05T14:45:00Z" w16du:dateUtc="2024-09-05T12:45:00Z">
        <w:r>
          <w:t>ight exposure</w:t>
        </w:r>
      </w:ins>
    </w:p>
    <w:p w14:paraId="4B1A58C4" w14:textId="342D7331" w:rsidR="00CC27E0" w:rsidRDefault="00CC27E0" w:rsidP="000D4228">
      <w:pPr>
        <w:pStyle w:val="ListParagraph"/>
        <w:ind w:left="1080"/>
        <w:rPr>
          <w:ins w:id="13" w:author="Alex Cristaudo" w:date="2024-09-05T14:45:00Z" w16du:dateUtc="2024-09-05T12:45:00Z"/>
        </w:rPr>
      </w:pPr>
      <w:r>
        <w:t>Temperature</w:t>
      </w:r>
    </w:p>
    <w:p w14:paraId="7455B35F" w14:textId="77777777" w:rsidR="00A94319" w:rsidRDefault="00A94319" w:rsidP="000D4228">
      <w:pPr>
        <w:pStyle w:val="ListParagraph"/>
        <w:ind w:left="1080"/>
      </w:pPr>
    </w:p>
    <w:p w14:paraId="47543E23" w14:textId="77777777" w:rsidR="000D4228" w:rsidRDefault="000D4228" w:rsidP="000D4228">
      <w:pPr>
        <w:pStyle w:val="ListParagraph"/>
        <w:ind w:left="1080"/>
      </w:pPr>
    </w:p>
    <w:p w14:paraId="09E1F6DD" w14:textId="7303B6DC" w:rsidR="00CC05DE" w:rsidRDefault="00514994" w:rsidP="004A4135">
      <w:pPr>
        <w:pStyle w:val="ListParagraph"/>
        <w:numPr>
          <w:ilvl w:val="1"/>
          <w:numId w:val="1"/>
        </w:numPr>
      </w:pPr>
      <w:r w:rsidRPr="00514994">
        <w:t xml:space="preserve">blocking factors </w:t>
      </w:r>
    </w:p>
    <w:p w14:paraId="4B500DDB" w14:textId="77777777" w:rsidR="00E4258B" w:rsidRDefault="00E4258B" w:rsidP="00E4258B">
      <w:pPr>
        <w:pStyle w:val="ListParagraph"/>
        <w:ind w:left="1080"/>
      </w:pPr>
    </w:p>
    <w:p w14:paraId="2F9F9934" w14:textId="269D083A" w:rsidR="00E4258B" w:rsidRDefault="00E4258B" w:rsidP="00E4258B">
      <w:pPr>
        <w:pStyle w:val="ListParagraph"/>
        <w:ind w:left="1080"/>
      </w:pPr>
      <w:r>
        <w:t>The blocking factors are:</w:t>
      </w:r>
    </w:p>
    <w:p w14:paraId="5950ED3E" w14:textId="17B78B70" w:rsidR="00E4258B" w:rsidRDefault="00E4258B" w:rsidP="00E4258B">
      <w:pPr>
        <w:pStyle w:val="ListParagraph"/>
        <w:ind w:left="1080"/>
      </w:pPr>
      <w:r>
        <w:t>The type of soil</w:t>
      </w:r>
    </w:p>
    <w:p w14:paraId="2C481C48" w14:textId="62D3A812" w:rsidR="00E4258B" w:rsidRDefault="00E4258B" w:rsidP="00E4258B">
      <w:pPr>
        <w:pStyle w:val="ListParagraph"/>
        <w:ind w:left="1080"/>
      </w:pPr>
      <w:r>
        <w:t>The crop variety</w:t>
      </w:r>
    </w:p>
    <w:p w14:paraId="730D8FE8" w14:textId="37F390E2" w:rsidR="00E4258B" w:rsidRDefault="00E4258B" w:rsidP="00E4258B">
      <w:pPr>
        <w:pStyle w:val="ListParagraph"/>
        <w:ind w:left="1080"/>
        <w:rPr>
          <w:ins w:id="14" w:author="Alex Cristaudo" w:date="2024-09-05T14:41:00Z" w16du:dateUtc="2024-09-05T12:41:00Z"/>
        </w:rPr>
      </w:pPr>
      <w:r>
        <w:t>The size of the gradient of the soil</w:t>
      </w:r>
    </w:p>
    <w:p w14:paraId="5FD11D63" w14:textId="77777777" w:rsidR="005231D7" w:rsidRDefault="005231D7" w:rsidP="00E4258B">
      <w:pPr>
        <w:pStyle w:val="ListParagraph"/>
        <w:ind w:left="1080"/>
        <w:rPr>
          <w:ins w:id="15" w:author="Alex Cristaudo" w:date="2024-09-05T14:41:00Z" w16du:dateUtc="2024-09-05T12:41:00Z"/>
        </w:rPr>
      </w:pPr>
    </w:p>
    <w:p w14:paraId="058ADC6A" w14:textId="29A10122" w:rsidR="005231D7" w:rsidRDefault="005231D7" w:rsidP="00E4258B">
      <w:pPr>
        <w:pStyle w:val="ListParagraph"/>
        <w:ind w:left="1080"/>
      </w:pPr>
      <w:ins w:id="16" w:author="Alex Cristaudo" w:date="2024-09-05T14:41:00Z" w16du:dateUtc="2024-09-05T12:41:00Z">
        <w:r>
          <w:t xml:space="preserve">Other sources of variation: </w:t>
        </w:r>
      </w:ins>
    </w:p>
    <w:p w14:paraId="16D47D46" w14:textId="77777777" w:rsidR="00E4258B" w:rsidRDefault="00E4258B" w:rsidP="00E4258B">
      <w:pPr>
        <w:pStyle w:val="ListParagraph"/>
        <w:ind w:left="1080"/>
      </w:pPr>
    </w:p>
    <w:p w14:paraId="581DF2D9" w14:textId="0DC6B59C" w:rsidR="0085063B" w:rsidRDefault="00514994" w:rsidP="0085063B">
      <w:pPr>
        <w:pStyle w:val="ListParagraph"/>
        <w:numPr>
          <w:ilvl w:val="0"/>
          <w:numId w:val="1"/>
        </w:numPr>
        <w:rPr>
          <w:ins w:id="17" w:author="Alex Cristaudo" w:date="2024-09-05T14:49:00Z" w16du:dateUtc="2024-09-05T12:49:00Z"/>
        </w:rPr>
      </w:pPr>
      <w:r w:rsidRPr="00514994">
        <w:t xml:space="preserve">Choose a rule for assigning the experimental units to the treatments. </w:t>
      </w:r>
    </w:p>
    <w:p w14:paraId="6130CD51" w14:textId="77777777" w:rsidR="0085063B" w:rsidRDefault="0085063B" w:rsidP="0085063B">
      <w:pPr>
        <w:rPr>
          <w:ins w:id="18" w:author="Alex Cristaudo" w:date="2024-09-05T14:49:00Z" w16du:dateUtc="2024-09-05T12:49:00Z"/>
        </w:rPr>
      </w:pPr>
    </w:p>
    <w:p w14:paraId="7160769F" w14:textId="0DF4CFDA" w:rsidR="0085063B" w:rsidRDefault="0085063B" w:rsidP="0085063B">
      <w:pPr>
        <w:ind w:left="720"/>
        <w:rPr>
          <w:ins w:id="19" w:author="Alex Cristaudo" w:date="2024-09-05T14:49:00Z" w16du:dateUtc="2024-09-05T12:49:00Z"/>
        </w:rPr>
      </w:pPr>
      <w:ins w:id="20" w:author="Alex Cristaudo" w:date="2024-09-05T14:49:00Z" w16du:dateUtc="2024-09-05T12:49:00Z">
        <w:r>
          <w:t>Randomization below</w:t>
        </w:r>
      </w:ins>
    </w:p>
    <w:p w14:paraId="15444969" w14:textId="77777777" w:rsidR="0085063B" w:rsidRDefault="0085063B" w:rsidP="0085063B">
      <w:pPr>
        <w:ind w:left="720"/>
        <w:pPrChange w:id="21" w:author="Alex Cristaudo" w:date="2024-09-05T14:49:00Z" w16du:dateUtc="2024-09-05T12:49:00Z">
          <w:pPr>
            <w:pStyle w:val="ListParagraph"/>
            <w:numPr>
              <w:numId w:val="1"/>
            </w:numPr>
            <w:ind w:hanging="360"/>
          </w:pPr>
        </w:pPrChange>
      </w:pPr>
    </w:p>
    <w:p w14:paraId="125529CD" w14:textId="77777777" w:rsidR="00CC05DE" w:rsidRDefault="00514994" w:rsidP="00EE1E49">
      <w:pPr>
        <w:pStyle w:val="ListParagraph"/>
        <w:numPr>
          <w:ilvl w:val="0"/>
          <w:numId w:val="1"/>
        </w:numPr>
        <w:rPr>
          <w:ins w:id="22" w:author="Alex Cristaudo" w:date="2024-09-05T14:35:00Z" w16du:dateUtc="2024-09-05T12:35:00Z"/>
        </w:rPr>
      </w:pPr>
      <w:r w:rsidRPr="00514994">
        <w:t xml:space="preserve">Specify the measurements to be made, the experimental procedure, and the anticipated difficulties. </w:t>
      </w:r>
    </w:p>
    <w:p w14:paraId="702EC90E" w14:textId="77777777" w:rsidR="00CA7F6B" w:rsidRDefault="00CA7F6B" w:rsidP="00CA7F6B">
      <w:pPr>
        <w:pStyle w:val="ListParagraph"/>
        <w:rPr>
          <w:ins w:id="23" w:author="Alex Cristaudo" w:date="2024-09-05T14:35:00Z" w16du:dateUtc="2024-09-05T12:35:00Z"/>
        </w:rPr>
      </w:pPr>
    </w:p>
    <w:p w14:paraId="0DA54847" w14:textId="7A2CF2E5" w:rsidR="00CA7F6B" w:rsidRDefault="00720F96" w:rsidP="00CA7F6B">
      <w:pPr>
        <w:pStyle w:val="ListParagraph"/>
        <w:rPr>
          <w:ins w:id="24" w:author="Alex Cristaudo" w:date="2024-09-05T14:40:00Z" w16du:dateUtc="2024-09-05T12:40:00Z"/>
        </w:rPr>
      </w:pPr>
      <w:ins w:id="25" w:author="Alex Cristaudo" w:date="2024-09-05T14:40:00Z" w16du:dateUtc="2024-09-05T12:40:00Z">
        <w:r>
          <w:t xml:space="preserve">Measurement: </w:t>
        </w:r>
      </w:ins>
      <w:ins w:id="26" w:author="Alex Cristaudo" w:date="2024-09-05T14:39:00Z" w16du:dateUtc="2024-09-05T12:39:00Z">
        <w:r w:rsidR="00397380">
          <w:t>The total weight of the produce from each plant (after harvesting) is the measurement for that plant</w:t>
        </w:r>
      </w:ins>
    </w:p>
    <w:p w14:paraId="3E1532D6" w14:textId="77777777" w:rsidR="00720F96" w:rsidRDefault="00720F96" w:rsidP="00CA7F6B">
      <w:pPr>
        <w:pStyle w:val="ListParagraph"/>
        <w:rPr>
          <w:ins w:id="27" w:author="Alex Cristaudo" w:date="2024-09-05T14:40:00Z" w16du:dateUtc="2024-09-05T12:40:00Z"/>
        </w:rPr>
      </w:pPr>
    </w:p>
    <w:p w14:paraId="1988BF1D" w14:textId="56C52DFC" w:rsidR="00720F96" w:rsidRDefault="003F6F39" w:rsidP="00CA7F6B">
      <w:pPr>
        <w:pStyle w:val="ListParagraph"/>
      </w:pPr>
      <w:ins w:id="28" w:author="Alex Cristaudo" w:date="2024-09-05T14:41:00Z" w16du:dateUtc="2024-09-05T12:41:00Z">
        <w:r>
          <w:t>The experimental procedure:</w:t>
        </w:r>
      </w:ins>
    </w:p>
    <w:p w14:paraId="3B3B0162" w14:textId="77777777" w:rsidR="009E4BC0" w:rsidRDefault="009E4BC0" w:rsidP="00CA7F6B">
      <w:pPr>
        <w:pStyle w:val="ListParagraph"/>
      </w:pPr>
    </w:p>
    <w:p w14:paraId="694ED8E1" w14:textId="77777777" w:rsidR="009E4BC0" w:rsidRDefault="009E4BC0" w:rsidP="00CA7F6B">
      <w:pPr>
        <w:pStyle w:val="ListParagraph"/>
      </w:pPr>
    </w:p>
    <w:p w14:paraId="53AB2605" w14:textId="77777777" w:rsidR="009E4BC0" w:rsidRDefault="009E4BC0" w:rsidP="00CA7F6B">
      <w:pPr>
        <w:pStyle w:val="ListParagraph"/>
      </w:pPr>
    </w:p>
    <w:p w14:paraId="770F8885" w14:textId="77777777" w:rsidR="009E4BC0" w:rsidRDefault="009E4BC0" w:rsidP="00CA7F6B">
      <w:pPr>
        <w:pStyle w:val="ListParagraph"/>
      </w:pPr>
    </w:p>
    <w:p w14:paraId="4102A0B9" w14:textId="77777777" w:rsidR="009E4BC0" w:rsidRDefault="009E4BC0" w:rsidP="00CA7F6B">
      <w:pPr>
        <w:pStyle w:val="ListParagraph"/>
      </w:pPr>
    </w:p>
    <w:p w14:paraId="704A7B60" w14:textId="77777777" w:rsidR="009E4BC0" w:rsidRDefault="009E4BC0" w:rsidP="00CA7F6B">
      <w:pPr>
        <w:pStyle w:val="ListParagraph"/>
      </w:pPr>
    </w:p>
    <w:p w14:paraId="5B150841" w14:textId="32152573" w:rsidR="009E4BC0" w:rsidRDefault="009E4BC0" w:rsidP="00CA7F6B">
      <w:pPr>
        <w:pStyle w:val="ListParagraph"/>
      </w:pPr>
      <w:r>
        <w:t>Anticipated difficulties:</w:t>
      </w:r>
    </w:p>
    <w:p w14:paraId="23EED03A" w14:textId="3F2187DD" w:rsidR="009E4BC0" w:rsidRDefault="000D38E3" w:rsidP="00CA7F6B">
      <w:pPr>
        <w:pStyle w:val="ListParagraph"/>
      </w:pPr>
      <w:r>
        <w:t>Time-consuming</w:t>
      </w:r>
    </w:p>
    <w:p w14:paraId="0F1BDF6D" w14:textId="3D26CFFE" w:rsidR="000D38E3" w:rsidRDefault="0044305E" w:rsidP="00CA7F6B">
      <w:pPr>
        <w:pStyle w:val="ListParagraph"/>
      </w:pPr>
      <w:r>
        <w:t>Labour costs</w:t>
      </w:r>
    </w:p>
    <w:p w14:paraId="3F371632" w14:textId="1247E35F" w:rsidR="00D32AC5" w:rsidRDefault="00D32AC5" w:rsidP="00CA7F6B">
      <w:pPr>
        <w:pStyle w:val="ListParagraph"/>
      </w:pPr>
      <w:r>
        <w:t>No replication involved</w:t>
      </w:r>
    </w:p>
    <w:p w14:paraId="09C3893A" w14:textId="2C03B7E8" w:rsidR="0044305E" w:rsidRDefault="00F1218F" w:rsidP="00CA7F6B">
      <w:pPr>
        <w:pStyle w:val="ListParagraph"/>
        <w:rPr>
          <w:ins w:id="29" w:author="Alex Cristaudo" w:date="2024-09-05T14:41:00Z" w16du:dateUtc="2024-09-05T12:41:00Z"/>
        </w:rPr>
      </w:pPr>
      <w:r>
        <w:t>The</w:t>
      </w:r>
      <w:r w:rsidR="001E1B5F">
        <w:t xml:space="preserve"> small sample size may mean less power in the experiment</w:t>
      </w:r>
    </w:p>
    <w:p w14:paraId="054F240D" w14:textId="77777777" w:rsidR="003F6F39" w:rsidRDefault="003F6F39" w:rsidP="00CA7F6B">
      <w:pPr>
        <w:pStyle w:val="ListParagraph"/>
        <w:rPr>
          <w:ins w:id="30" w:author="Alex Cristaudo" w:date="2024-09-05T14:35:00Z" w16du:dateUtc="2024-09-05T12:35:00Z"/>
        </w:rPr>
      </w:pPr>
    </w:p>
    <w:p w14:paraId="5D3D9902" w14:textId="77777777" w:rsidR="00CA7F6B" w:rsidRDefault="00CA7F6B" w:rsidP="00CA7F6B">
      <w:pPr>
        <w:pStyle w:val="ListParagraph"/>
        <w:pPrChange w:id="31" w:author="Alex Cristaudo" w:date="2024-09-05T14:35:00Z" w16du:dateUtc="2024-09-05T12:35:00Z">
          <w:pPr>
            <w:pStyle w:val="ListParagraph"/>
            <w:numPr>
              <w:numId w:val="1"/>
            </w:numPr>
            <w:ind w:hanging="360"/>
          </w:pPr>
        </w:pPrChange>
      </w:pPr>
    </w:p>
    <w:p w14:paraId="57BE7210" w14:textId="1ECC5E95" w:rsidR="00335D17" w:rsidRDefault="00514994" w:rsidP="00335D17">
      <w:pPr>
        <w:pStyle w:val="ListParagraph"/>
        <w:numPr>
          <w:ilvl w:val="0"/>
          <w:numId w:val="1"/>
        </w:numPr>
      </w:pPr>
      <w:r w:rsidRPr="00514994">
        <w:t xml:space="preserve">Specify the model. </w:t>
      </w:r>
    </w:p>
    <w:p w14:paraId="606C4F4F" w14:textId="77777777" w:rsidR="00335D17" w:rsidRDefault="00335D17" w:rsidP="00335D17"/>
    <w:p w14:paraId="5347CE6B" w14:textId="084AE614" w:rsidR="00335D17" w:rsidRDefault="00335D17" w:rsidP="00335D17">
      <w:pPr>
        <w:ind w:left="720"/>
      </w:pPr>
      <w:r>
        <w:t>A Graeco-Latin square model is used for 3 blocking factors</w:t>
      </w:r>
      <w:ins w:id="32" w:author="Alex Cristaudo" w:date="2024-09-05T14:43:00Z" w16du:dateUtc="2024-09-05T12:43:00Z">
        <w:r w:rsidR="00520A1B">
          <w:t xml:space="preserve"> [assume no interaction]</w:t>
        </w:r>
      </w:ins>
    </w:p>
    <w:p w14:paraId="7A03959B" w14:textId="754472E0" w:rsidR="00987900" w:rsidRDefault="00987900" w:rsidP="00335D17">
      <w:pPr>
        <w:ind w:left="720"/>
      </w:pPr>
      <w:r>
        <w:t>This is modelled by:</w:t>
      </w:r>
    </w:p>
    <w:p w14:paraId="4D0A1183" w14:textId="6DA584EC" w:rsidR="000A1DB0" w:rsidRPr="000A1DB0" w:rsidDel="000A1DB0" w:rsidRDefault="000A1DB0" w:rsidP="000A1DB0">
      <w:pPr>
        <w:ind w:left="720"/>
        <w:rPr>
          <w:del w:id="33" w:author="Alex Cristaudo" w:date="2024-09-05T14:12:00Z" w16du:dateUtc="2024-09-05T12:12:00Z"/>
          <w:rFonts w:eastAsiaTheme="minorEastAsia"/>
          <w:color w:val="000000" w:themeColor="text1"/>
          <w:rPrChange w:id="34" w:author="Alex Cristaudo" w:date="2024-09-05T14:12:00Z" w16du:dateUtc="2024-09-05T12:12:00Z">
            <w:rPr>
              <w:del w:id="35" w:author="Alex Cristaudo" w:date="2024-09-05T14:12:00Z" w16du:dateUtc="2024-09-05T12:12:00Z"/>
            </w:rPr>
          </w:rPrChange>
        </w:rPr>
      </w:pPr>
      <m:oMathPara>
        <m:oMath>
          <m:sSub>
            <m:sSubPr>
              <m:ctrlPr>
                <w:ins w:id="36" w:author="Alex Cristaudo" w:date="2024-09-05T14:13:00Z" w16du:dateUtc="2024-09-05T12:13:00Z">
                  <w:rPr>
                    <w:rFonts w:ascii="Cambria Math" w:hAnsi="Cambria Math"/>
                    <w:i/>
                    <w:color w:val="000000" w:themeColor="text1"/>
                  </w:rPr>
                </w:ins>
              </m:ctrlPr>
            </m:sSubPr>
            <m:e>
              <m:r>
                <w:ins w:id="37" w:author="Alex Cristaudo" w:date="2024-09-05T14:13:00Z" w16du:dateUtc="2024-09-05T12:13:00Z">
                  <w:rPr>
                    <w:rFonts w:ascii="Cambria Math" w:hAnsi="Cambria Math"/>
                    <w:color w:val="000000" w:themeColor="text1"/>
                  </w:rPr>
                  <m:t>Y</m:t>
                </w:ins>
              </m:r>
            </m:e>
            <m:sub>
              <m:r>
                <w:ins w:id="38" w:author="Alex Cristaudo" w:date="2024-09-05T14:13:00Z" w16du:dateUtc="2024-09-05T12:13:00Z">
                  <w:rPr>
                    <w:rFonts w:ascii="Cambria Math" w:hAnsi="Cambria Math"/>
                    <w:color w:val="000000" w:themeColor="text1"/>
                  </w:rPr>
                  <m:t>ijkl</m:t>
                </w:ins>
              </m:r>
            </m:sub>
          </m:sSub>
          <m:r>
            <w:ins w:id="39" w:author="Alex Cristaudo" w:date="2024-09-05T14:13:00Z" w16du:dateUtc="2024-09-05T12:13:00Z">
              <w:rPr>
                <w:rFonts w:ascii="Cambria Math" w:hAnsi="Cambria Math"/>
                <w:color w:val="000000" w:themeColor="text1"/>
              </w:rPr>
              <m:t>=μ+</m:t>
            </w:ins>
          </m:r>
          <m:sSub>
            <m:sSubPr>
              <m:ctrlPr>
                <w:ins w:id="40" w:author="Alex Cristaudo" w:date="2024-09-05T14:13:00Z" w16du:dateUtc="2024-09-05T12:13:00Z">
                  <w:rPr>
                    <w:rFonts w:ascii="Cambria Math" w:hAnsi="Cambria Math"/>
                    <w:i/>
                    <w:color w:val="000000" w:themeColor="text1"/>
                  </w:rPr>
                </w:ins>
              </m:ctrlPr>
            </m:sSubPr>
            <m:e>
              <m:r>
                <w:ins w:id="41" w:author="Alex Cristaudo" w:date="2024-09-05T14:13:00Z" w16du:dateUtc="2024-09-05T12:13:00Z">
                  <w:rPr>
                    <w:rFonts w:ascii="Cambria Math" w:hAnsi="Cambria Math"/>
                    <w:color w:val="000000" w:themeColor="text1"/>
                  </w:rPr>
                  <m:t>α</m:t>
                </w:ins>
              </m:r>
            </m:e>
            <m:sub>
              <m:r>
                <w:ins w:id="42" w:author="Alex Cristaudo" w:date="2024-09-05T14:13:00Z" w16du:dateUtc="2024-09-05T12:13:00Z">
                  <w:rPr>
                    <w:rFonts w:ascii="Cambria Math" w:hAnsi="Cambria Math"/>
                    <w:color w:val="000000" w:themeColor="text1"/>
                  </w:rPr>
                  <m:t>i</m:t>
                </w:ins>
              </m:r>
            </m:sub>
          </m:sSub>
          <m:r>
            <w:ins w:id="43" w:author="Alex Cristaudo" w:date="2024-09-05T14:13:00Z" w16du:dateUtc="2024-09-05T12:13:00Z">
              <w:rPr>
                <w:rFonts w:ascii="Cambria Math" w:hAnsi="Cambria Math"/>
                <w:color w:val="000000" w:themeColor="text1"/>
              </w:rPr>
              <m:t>+</m:t>
            </w:ins>
          </m:r>
          <m:sSub>
            <m:sSubPr>
              <m:ctrlPr>
                <w:ins w:id="44" w:author="Alex Cristaudo" w:date="2024-09-05T14:13:00Z" w16du:dateUtc="2024-09-05T12:13:00Z">
                  <w:rPr>
                    <w:rFonts w:ascii="Cambria Math" w:hAnsi="Cambria Math"/>
                    <w:i/>
                    <w:color w:val="000000" w:themeColor="text1"/>
                  </w:rPr>
                </w:ins>
              </m:ctrlPr>
            </m:sSubPr>
            <m:e>
              <m:r>
                <w:ins w:id="45" w:author="Alex Cristaudo" w:date="2024-09-05T14:13:00Z" w16du:dateUtc="2024-09-05T12:13:00Z">
                  <w:rPr>
                    <w:rFonts w:ascii="Cambria Math" w:hAnsi="Cambria Math"/>
                    <w:color w:val="000000" w:themeColor="text1"/>
                  </w:rPr>
                  <m:t>β</m:t>
                </w:ins>
              </m:r>
            </m:e>
            <m:sub>
              <m:r>
                <w:ins w:id="46" w:author="Alex Cristaudo" w:date="2024-09-05T14:13:00Z" w16du:dateUtc="2024-09-05T12:13:00Z">
                  <w:rPr>
                    <w:rFonts w:ascii="Cambria Math" w:hAnsi="Cambria Math"/>
                    <w:color w:val="000000" w:themeColor="text1"/>
                  </w:rPr>
                  <m:t>j</m:t>
                </w:ins>
              </m:r>
            </m:sub>
          </m:sSub>
          <m:r>
            <w:ins w:id="47" w:author="Alex Cristaudo" w:date="2024-09-05T14:13:00Z" w16du:dateUtc="2024-09-05T12:13:00Z">
              <w:rPr>
                <w:rFonts w:ascii="Cambria Math" w:hAnsi="Cambria Math"/>
                <w:color w:val="000000" w:themeColor="text1"/>
              </w:rPr>
              <m:t>+</m:t>
            </w:ins>
          </m:r>
          <m:sSub>
            <m:sSubPr>
              <m:ctrlPr>
                <w:ins w:id="48" w:author="Alex Cristaudo" w:date="2024-09-05T14:13:00Z" w16du:dateUtc="2024-09-05T12:13:00Z">
                  <w:rPr>
                    <w:rFonts w:ascii="Cambria Math" w:hAnsi="Cambria Math"/>
                    <w:i/>
                    <w:color w:val="000000" w:themeColor="text1"/>
                  </w:rPr>
                </w:ins>
              </m:ctrlPr>
            </m:sSubPr>
            <m:e>
              <m:r>
                <w:ins w:id="49" w:author="Alex Cristaudo" w:date="2024-09-05T14:13:00Z" w16du:dateUtc="2024-09-05T12:13:00Z">
                  <w:rPr>
                    <w:rFonts w:ascii="Cambria Math" w:hAnsi="Cambria Math"/>
                    <w:color w:val="000000" w:themeColor="text1"/>
                  </w:rPr>
                  <m:t>γ</m:t>
                </w:ins>
              </m:r>
            </m:e>
            <m:sub>
              <m:r>
                <w:ins w:id="50" w:author="Alex Cristaudo" w:date="2024-09-05T14:13:00Z" w16du:dateUtc="2024-09-05T12:13:00Z">
                  <w:rPr>
                    <w:rFonts w:ascii="Cambria Math" w:hAnsi="Cambria Math"/>
                    <w:color w:val="000000" w:themeColor="text1"/>
                  </w:rPr>
                  <m:t>k</m:t>
                </w:ins>
              </m:r>
            </m:sub>
          </m:sSub>
          <m:r>
            <w:ins w:id="51" w:author="Alex Cristaudo" w:date="2024-09-05T14:13:00Z" w16du:dateUtc="2024-09-05T12:13:00Z">
              <w:rPr>
                <w:rFonts w:ascii="Cambria Math" w:hAnsi="Cambria Math"/>
                <w:color w:val="000000" w:themeColor="text1"/>
              </w:rPr>
              <m:t>+</m:t>
            </w:ins>
          </m:r>
          <m:sSub>
            <m:sSubPr>
              <m:ctrlPr>
                <w:ins w:id="52" w:author="Alex Cristaudo" w:date="2024-09-05T14:13:00Z" w16du:dateUtc="2024-09-05T12:13:00Z">
                  <w:rPr>
                    <w:rFonts w:ascii="Cambria Math" w:hAnsi="Cambria Math"/>
                    <w:i/>
                    <w:color w:val="000000" w:themeColor="text1"/>
                  </w:rPr>
                </w:ins>
              </m:ctrlPr>
            </m:sSubPr>
            <m:e>
              <m:r>
                <w:ins w:id="53" w:author="Alex Cristaudo" w:date="2024-09-05T14:13:00Z" w16du:dateUtc="2024-09-05T12:13:00Z">
                  <w:rPr>
                    <w:rFonts w:ascii="Cambria Math" w:hAnsi="Cambria Math"/>
                    <w:color w:val="000000" w:themeColor="text1"/>
                  </w:rPr>
                  <m:t>τ</m:t>
                </w:ins>
              </m:r>
            </m:e>
            <m:sub>
              <m:r>
                <w:ins w:id="54" w:author="Alex Cristaudo" w:date="2024-09-05T14:13:00Z" w16du:dateUtc="2024-09-05T12:13:00Z">
                  <w:rPr>
                    <w:rFonts w:ascii="Cambria Math" w:hAnsi="Cambria Math"/>
                    <w:color w:val="000000" w:themeColor="text1"/>
                  </w:rPr>
                  <m:t>l</m:t>
                </w:ins>
              </m:r>
            </m:sub>
          </m:sSub>
          <m:r>
            <w:ins w:id="55" w:author="Alex Cristaudo" w:date="2024-09-05T14:13:00Z" w16du:dateUtc="2024-09-05T12:13:00Z">
              <w:rPr>
                <w:rFonts w:ascii="Cambria Math" w:hAnsi="Cambria Math"/>
                <w:color w:val="000000" w:themeColor="text1"/>
              </w:rPr>
              <m:t>+</m:t>
            </w:ins>
          </m:r>
          <m:sSub>
            <m:sSubPr>
              <m:ctrlPr>
                <w:ins w:id="56" w:author="Alex Cristaudo" w:date="2024-09-05T14:13:00Z" w16du:dateUtc="2024-09-05T12:13:00Z">
                  <w:rPr>
                    <w:rFonts w:ascii="Cambria Math" w:hAnsi="Cambria Math"/>
                    <w:i/>
                    <w:color w:val="000000" w:themeColor="text1"/>
                  </w:rPr>
                </w:ins>
              </m:ctrlPr>
            </m:sSubPr>
            <m:e>
              <m:r>
                <w:ins w:id="57" w:author="Alex Cristaudo" w:date="2024-09-05T14:13:00Z" w16du:dateUtc="2024-09-05T12:13:00Z">
                  <w:rPr>
                    <w:rFonts w:ascii="Cambria Math" w:hAnsi="Cambria Math"/>
                    <w:color w:val="000000" w:themeColor="text1"/>
                  </w:rPr>
                  <m:t>ϵ</m:t>
                </w:ins>
              </m:r>
            </m:e>
            <m:sub>
              <m:r>
                <w:ins w:id="58" w:author="Alex Cristaudo" w:date="2024-09-05T14:13:00Z" w16du:dateUtc="2024-09-05T12:13:00Z">
                  <w:rPr>
                    <w:rFonts w:ascii="Cambria Math" w:hAnsi="Cambria Math"/>
                    <w:color w:val="000000" w:themeColor="text1"/>
                  </w:rPr>
                  <m:t>ijkl</m:t>
                </w:ins>
              </m:r>
            </m:sub>
          </m:sSub>
        </m:oMath>
      </m:oMathPara>
    </w:p>
    <w:p w14:paraId="4A729FF9" w14:textId="77777777" w:rsidR="000A1DB0" w:rsidDel="000A1DB0" w:rsidRDefault="000A1DB0" w:rsidP="00335D17">
      <w:pPr>
        <w:rPr>
          <w:del w:id="59" w:author="Alex Cristaudo" w:date="2024-09-05T14:13:00Z" w16du:dateUtc="2024-09-05T12:13:00Z"/>
        </w:rPr>
      </w:pPr>
    </w:p>
    <w:p w14:paraId="4238BFC4" w14:textId="1221316C" w:rsidR="000A1DB0" w:rsidRDefault="000A1DB0" w:rsidP="000A1DB0">
      <w:pPr>
        <w:rPr>
          <w:ins w:id="60" w:author="Alex Cristaudo" w:date="2024-09-05T14:12:00Z" w16du:dateUtc="2024-09-05T12:12:00Z"/>
        </w:rPr>
        <w:pPrChange w:id="61" w:author="Alex Cristaudo" w:date="2024-09-05T14:13:00Z" w16du:dateUtc="2024-09-05T12:13:00Z">
          <w:pPr>
            <w:pStyle w:val="ListParagraph"/>
            <w:numPr>
              <w:numId w:val="1"/>
            </w:numPr>
            <w:ind w:hanging="360"/>
          </w:pPr>
        </w:pPrChange>
      </w:pPr>
    </w:p>
    <w:p w14:paraId="1A032DC1" w14:textId="51C7FBB2" w:rsidR="000A1DB0" w:rsidRDefault="00B44CBF" w:rsidP="00B44CBF">
      <w:pPr>
        <w:jc w:val="center"/>
        <w:rPr>
          <w:ins w:id="62" w:author="Alex Cristaudo" w:date="2024-09-05T14:14:00Z" w16du:dateUtc="2024-09-05T12:14:00Z"/>
          <w:rFonts w:eastAsiaTheme="minorEastAsia"/>
        </w:rPr>
      </w:pPr>
      <m:oMath>
        <m:r>
          <w:ins w:id="63" w:author="Alex Cristaudo" w:date="2024-09-05T14:13:00Z" w16du:dateUtc="2024-09-05T12:13:00Z">
            <m:rPr>
              <m:sty m:val="bi"/>
            </m:rPr>
            <w:rPr>
              <w:rFonts w:ascii="Cambria Math" w:hAnsi="Cambria Math"/>
            </w:rPr>
            <m:t>Y</m:t>
          </w:ins>
        </m:r>
        <m:r>
          <w:ins w:id="64" w:author="Alex Cristaudo" w:date="2024-09-05T14:13:00Z" w16du:dateUtc="2024-09-05T12:13:00Z">
            <m:rPr>
              <m:sty m:val="bi"/>
            </m:rPr>
            <w:rPr>
              <w:rFonts w:ascii="Cambria Math" w:hAnsi="Cambria Math"/>
            </w:rPr>
            <m:t xml:space="preserve"> </m:t>
          </w:ins>
        </m:r>
      </m:oMath>
      <w:ins w:id="65" w:author="Alex Cristaudo" w:date="2024-09-05T14:13:00Z" w16du:dateUtc="2024-09-05T12:13:00Z">
        <w:r w:rsidRPr="00B44CBF">
          <w:rPr>
            <w:rFonts w:eastAsiaTheme="minorEastAsia"/>
            <w:rPrChange w:id="66" w:author="Alex Cristaudo" w:date="2024-09-05T14:13:00Z" w16du:dateUtc="2024-09-05T12:13:00Z">
              <w:rPr>
                <w:rFonts w:eastAsiaTheme="minorEastAsia"/>
                <w:b/>
                <w:bCs/>
              </w:rPr>
            </w:rPrChange>
          </w:rPr>
          <w:t xml:space="preserve">is the </w:t>
        </w:r>
        <w:r>
          <w:rPr>
            <w:rFonts w:eastAsiaTheme="minorEastAsia"/>
          </w:rPr>
          <w:t>response matrix</w:t>
        </w:r>
      </w:ins>
    </w:p>
    <w:p w14:paraId="1FA4F647" w14:textId="263AD8C0" w:rsidR="00FE6EC4" w:rsidRPr="00FE6EC4" w:rsidRDefault="00FE6EC4" w:rsidP="00B44CBF">
      <w:pPr>
        <w:jc w:val="center"/>
        <w:rPr>
          <w:ins w:id="67" w:author="Alex Cristaudo" w:date="2024-09-05T14:14:00Z" w16du:dateUtc="2024-09-05T12:14:00Z"/>
          <w:rFonts w:eastAsiaTheme="minorEastAsia"/>
        </w:rPr>
      </w:pPr>
      <m:oMathPara>
        <m:oMathParaPr>
          <m:jc m:val="center"/>
        </m:oMathParaPr>
        <m:oMath>
          <m:r>
            <w:ins w:id="68" w:author="Alex Cristaudo" w:date="2024-09-05T14:14:00Z" w16du:dateUtc="2024-09-05T12:14:00Z">
              <w:rPr>
                <w:rFonts w:ascii="Cambria Math" w:hAnsi="Cambria Math"/>
              </w:rPr>
              <m:t>μ</m:t>
            </w:ins>
          </m:r>
          <m:r>
            <w:ins w:id="69" w:author="Alex Cristaudo" w:date="2024-09-05T14:14:00Z" w16du:dateUtc="2024-09-05T12:14:00Z">
              <w:rPr>
                <w:rFonts w:ascii="Cambria Math" w:hAnsi="Cambria Math"/>
              </w:rPr>
              <m:t>=</m:t>
            </w:ins>
          </m:r>
          <m:r>
            <w:ins w:id="70" w:author="Alex Cristaudo" w:date="2024-09-05T14:14:00Z" w16du:dateUtc="2024-09-05T12:14:00Z">
              <w:rPr>
                <w:rFonts w:ascii="Cambria Math" w:hAnsi="Cambria Math"/>
              </w:rPr>
              <m:t>overall mean</m:t>
            </w:ins>
          </m:r>
        </m:oMath>
      </m:oMathPara>
    </w:p>
    <w:p w14:paraId="6011CB27" w14:textId="3962703F" w:rsidR="00FE6EC4" w:rsidRPr="002E6FE6" w:rsidRDefault="002E6FE6" w:rsidP="00B44CBF">
      <w:pPr>
        <w:jc w:val="center"/>
        <w:rPr>
          <w:ins w:id="71" w:author="Alex Cristaudo" w:date="2024-09-05T14:14:00Z" w16du:dateUtc="2024-09-05T12:14:00Z"/>
          <w:rFonts w:eastAsiaTheme="minorEastAsia"/>
          <w:rPrChange w:id="72" w:author="Alex Cristaudo" w:date="2024-09-05T14:14:00Z" w16du:dateUtc="2024-09-05T12:14:00Z">
            <w:rPr>
              <w:ins w:id="73" w:author="Alex Cristaudo" w:date="2024-09-05T14:14:00Z" w16du:dateUtc="2024-09-05T12:14:00Z"/>
              <w:rFonts w:ascii="Cambria Math" w:hAnsi="Cambria Math"/>
              <w:i/>
            </w:rPr>
          </w:rPrChange>
        </w:rPr>
      </w:pPr>
      <m:oMathPara>
        <m:oMathParaPr>
          <m:jc m:val="center"/>
        </m:oMathParaPr>
        <m:oMath>
          <m:sSub>
            <m:sSubPr>
              <m:ctrlPr>
                <w:ins w:id="74" w:author="Alex Cristaudo" w:date="2024-09-05T14:14:00Z" w16du:dateUtc="2024-09-05T12:14:00Z">
                  <w:rPr>
                    <w:rFonts w:ascii="Cambria Math" w:hAnsi="Cambria Math"/>
                    <w:i/>
                  </w:rPr>
                </w:ins>
              </m:ctrlPr>
            </m:sSubPr>
            <m:e>
              <m:r>
                <w:ins w:id="75" w:author="Alex Cristaudo" w:date="2024-09-05T14:14:00Z" w16du:dateUtc="2024-09-05T12:14:00Z">
                  <w:rPr>
                    <w:rFonts w:ascii="Cambria Math" w:hAnsi="Cambria Math"/>
                  </w:rPr>
                  <m:t>α</m:t>
                </w:ins>
              </m:r>
            </m:e>
            <m:sub>
              <m:r>
                <w:ins w:id="76" w:author="Alex Cristaudo" w:date="2024-09-05T14:14:00Z" w16du:dateUtc="2024-09-05T12:14:00Z">
                  <w:rPr>
                    <w:rFonts w:ascii="Cambria Math" w:hAnsi="Cambria Math"/>
                  </w:rPr>
                  <m:t>i</m:t>
                </w:ins>
              </m:r>
            </m:sub>
          </m:sSub>
          <m:r>
            <w:ins w:id="77" w:author="Alex Cristaudo" w:date="2024-09-05T14:14:00Z" w16du:dateUtc="2024-09-05T12:14:00Z">
              <w:rPr>
                <w:rFonts w:ascii="Cambria Math" w:hAnsi="Cambria Math"/>
              </w:rPr>
              <m:t xml:space="preserve">=ith row </m:t>
            </w:ins>
          </m:r>
          <m:d>
            <m:dPr>
              <m:ctrlPr>
                <w:ins w:id="78" w:author="Alex Cristaudo" w:date="2024-09-05T14:16:00Z" w16du:dateUtc="2024-09-05T12:16:00Z">
                  <w:rPr>
                    <w:rFonts w:ascii="Cambria Math" w:hAnsi="Cambria Math"/>
                    <w:i/>
                  </w:rPr>
                </w:ins>
              </m:ctrlPr>
            </m:dPr>
            <m:e>
              <m:r>
                <w:ins w:id="79" w:author="Alex Cristaudo" w:date="2024-09-05T14:16:00Z" w16du:dateUtc="2024-09-05T12:16:00Z">
                  <w:rPr>
                    <w:rFonts w:ascii="Cambria Math" w:hAnsi="Cambria Math"/>
                  </w:rPr>
                  <m:t>in 2d plane</m:t>
                </w:ins>
              </m:r>
            </m:e>
          </m:d>
          <m:r>
            <w:ins w:id="80" w:author="Alex Cristaudo" w:date="2024-09-05T14:16:00Z" w16du:dateUtc="2024-09-05T12:16:00Z">
              <w:rPr>
                <w:rFonts w:ascii="Cambria Math" w:hAnsi="Cambria Math"/>
              </w:rPr>
              <m:t xml:space="preserve"> </m:t>
            </w:ins>
          </m:r>
          <m:r>
            <w:ins w:id="81" w:author="Alex Cristaudo" w:date="2024-09-05T14:14:00Z" w16du:dateUtc="2024-09-05T12:14:00Z">
              <w:rPr>
                <w:rFonts w:ascii="Cambria Math" w:hAnsi="Cambria Math"/>
              </w:rPr>
              <m:t xml:space="preserve">effect </m:t>
            </w:ins>
          </m:r>
          <m:d>
            <m:dPr>
              <m:ctrlPr>
                <w:ins w:id="82" w:author="Alex Cristaudo" w:date="2024-09-05T14:14:00Z" w16du:dateUtc="2024-09-05T12:14:00Z">
                  <w:rPr>
                    <w:rFonts w:ascii="Cambria Math" w:hAnsi="Cambria Math"/>
                    <w:i/>
                  </w:rPr>
                </w:ins>
              </m:ctrlPr>
            </m:dPr>
            <m:e>
              <m:r>
                <w:ins w:id="83" w:author="Alex Cristaudo" w:date="2024-09-05T14:14:00Z" w16du:dateUtc="2024-09-05T12:14:00Z">
                  <w:rPr>
                    <w:rFonts w:ascii="Cambria Math" w:hAnsi="Cambria Math"/>
                  </w:rPr>
                  <m:t>blocking effect of soil</m:t>
                </w:ins>
              </m:r>
            </m:e>
          </m:d>
        </m:oMath>
      </m:oMathPara>
    </w:p>
    <w:p w14:paraId="77CCEA85" w14:textId="1FF0378D" w:rsidR="002E6FE6" w:rsidRPr="002E6FE6" w:rsidRDefault="002E6FE6" w:rsidP="002E6FE6">
      <w:pPr>
        <w:jc w:val="center"/>
        <w:rPr>
          <w:ins w:id="84" w:author="Alex Cristaudo" w:date="2024-09-05T14:15:00Z" w16du:dateUtc="2024-09-05T12:15:00Z"/>
          <w:rFonts w:eastAsiaTheme="minorEastAsia"/>
          <w:rPrChange w:id="85" w:author="Alex Cristaudo" w:date="2024-09-05T14:15:00Z" w16du:dateUtc="2024-09-05T12:15:00Z">
            <w:rPr>
              <w:ins w:id="86" w:author="Alex Cristaudo" w:date="2024-09-05T14:15:00Z" w16du:dateUtc="2024-09-05T12:15:00Z"/>
              <w:rFonts w:ascii="Cambria Math" w:eastAsiaTheme="minorEastAsia" w:hAnsi="Cambria Math"/>
              <w:i/>
            </w:rPr>
          </w:rPrChange>
        </w:rPr>
      </w:pPr>
      <m:oMathPara>
        <m:oMathParaPr>
          <m:jc m:val="center"/>
        </m:oMathParaPr>
        <m:oMath>
          <m:sSub>
            <m:sSubPr>
              <m:ctrlPr>
                <w:ins w:id="87" w:author="Alex Cristaudo" w:date="2024-09-05T14:14:00Z" w16du:dateUtc="2024-09-05T12:14:00Z">
                  <w:rPr>
                    <w:rFonts w:ascii="Cambria Math" w:eastAsiaTheme="minorEastAsia" w:hAnsi="Cambria Math"/>
                    <w:i/>
                  </w:rPr>
                </w:ins>
              </m:ctrlPr>
            </m:sSubPr>
            <m:e>
              <m:r>
                <w:ins w:id="88" w:author="Alex Cristaudo" w:date="2024-09-05T14:14:00Z" w16du:dateUtc="2024-09-05T12:14:00Z">
                  <w:rPr>
                    <w:rFonts w:ascii="Cambria Math" w:eastAsiaTheme="minorEastAsia" w:hAnsi="Cambria Math"/>
                  </w:rPr>
                  <m:t>β</m:t>
                </w:ins>
              </m:r>
            </m:e>
            <m:sub>
              <m:r>
                <w:ins w:id="89" w:author="Alex Cristaudo" w:date="2024-09-05T14:14:00Z" w16du:dateUtc="2024-09-05T12:14:00Z">
                  <w:rPr>
                    <w:rFonts w:ascii="Cambria Math" w:eastAsiaTheme="minorEastAsia" w:hAnsi="Cambria Math"/>
                  </w:rPr>
                  <m:t>j</m:t>
                </w:ins>
              </m:r>
            </m:sub>
          </m:sSub>
          <m:r>
            <w:ins w:id="90" w:author="Alex Cristaudo" w:date="2024-09-05T14:14:00Z" w16du:dateUtc="2024-09-05T12:14:00Z">
              <w:rPr>
                <w:rFonts w:ascii="Cambria Math" w:eastAsiaTheme="minorEastAsia" w:hAnsi="Cambria Math"/>
              </w:rPr>
              <m:t xml:space="preserve">=jth column </m:t>
            </w:ins>
          </m:r>
          <m:d>
            <m:dPr>
              <m:ctrlPr>
                <w:ins w:id="91" w:author="Alex Cristaudo" w:date="2024-09-05T14:16:00Z" w16du:dateUtc="2024-09-05T12:16:00Z">
                  <w:rPr>
                    <w:rFonts w:ascii="Cambria Math" w:eastAsiaTheme="minorEastAsia" w:hAnsi="Cambria Math"/>
                    <w:i/>
                  </w:rPr>
                </w:ins>
              </m:ctrlPr>
            </m:dPr>
            <m:e>
              <m:r>
                <w:ins w:id="92" w:author="Alex Cristaudo" w:date="2024-09-05T14:16:00Z" w16du:dateUtc="2024-09-05T12:16:00Z">
                  <w:rPr>
                    <w:rFonts w:ascii="Cambria Math" w:eastAsiaTheme="minorEastAsia" w:hAnsi="Cambria Math"/>
                  </w:rPr>
                  <m:t>in 2d plane</m:t>
                </w:ins>
              </m:r>
            </m:e>
          </m:d>
          <m:r>
            <w:ins w:id="93" w:author="Alex Cristaudo" w:date="2024-09-05T14:16:00Z" w16du:dateUtc="2024-09-05T12:16:00Z">
              <w:rPr>
                <w:rFonts w:ascii="Cambria Math" w:eastAsiaTheme="minorEastAsia" w:hAnsi="Cambria Math"/>
              </w:rPr>
              <m:t xml:space="preserve"> </m:t>
            </w:ins>
          </m:r>
          <m:r>
            <w:ins w:id="94" w:author="Alex Cristaudo" w:date="2024-09-05T14:14:00Z" w16du:dateUtc="2024-09-05T12:14:00Z">
              <w:rPr>
                <w:rFonts w:ascii="Cambria Math" w:eastAsiaTheme="minorEastAsia" w:hAnsi="Cambria Math"/>
              </w:rPr>
              <m:t xml:space="preserve">effect </m:t>
            </w:ins>
          </m:r>
          <m:d>
            <m:dPr>
              <m:ctrlPr>
                <w:ins w:id="95" w:author="Alex Cristaudo" w:date="2024-09-05T14:14:00Z" w16du:dateUtc="2024-09-05T12:14:00Z">
                  <w:rPr>
                    <w:rFonts w:ascii="Cambria Math" w:eastAsiaTheme="minorEastAsia" w:hAnsi="Cambria Math"/>
                    <w:i/>
                  </w:rPr>
                </w:ins>
              </m:ctrlPr>
            </m:dPr>
            <m:e>
              <m:r>
                <w:ins w:id="96" w:author="Alex Cristaudo" w:date="2024-09-05T14:15:00Z" w16du:dateUtc="2024-09-05T12:15:00Z">
                  <w:rPr>
                    <w:rFonts w:ascii="Cambria Math" w:eastAsiaTheme="minorEastAsia" w:hAnsi="Cambria Math"/>
                  </w:rPr>
                  <m:t>blocking effect of the crop type</m:t>
                </w:ins>
              </m:r>
            </m:e>
          </m:d>
        </m:oMath>
      </m:oMathPara>
    </w:p>
    <w:p w14:paraId="49FB6BBF" w14:textId="0B40A776" w:rsidR="002E6FE6" w:rsidRPr="00DB41FE" w:rsidRDefault="002E6FE6" w:rsidP="002E6FE6">
      <w:pPr>
        <w:jc w:val="center"/>
        <w:rPr>
          <w:ins w:id="97" w:author="Alex Cristaudo" w:date="2024-09-05T14:16:00Z" w16du:dateUtc="2024-09-05T12:16:00Z"/>
          <w:rFonts w:eastAsiaTheme="minorEastAsia"/>
        </w:rPr>
      </w:pPr>
      <m:oMathPara>
        <m:oMathParaPr>
          <m:jc m:val="center"/>
        </m:oMathParaPr>
        <m:oMath>
          <m:sSub>
            <m:sSubPr>
              <m:ctrlPr>
                <w:ins w:id="98" w:author="Alex Cristaudo" w:date="2024-09-05T14:15:00Z" w16du:dateUtc="2024-09-05T12:15:00Z">
                  <w:rPr>
                    <w:rFonts w:ascii="Cambria Math" w:eastAsiaTheme="minorEastAsia" w:hAnsi="Cambria Math"/>
                    <w:i/>
                  </w:rPr>
                </w:ins>
              </m:ctrlPr>
            </m:sSubPr>
            <m:e>
              <m:r>
                <w:ins w:id="99" w:author="Alex Cristaudo" w:date="2024-09-05T14:15:00Z" w16du:dateUtc="2024-09-05T12:15:00Z">
                  <w:rPr>
                    <w:rFonts w:ascii="Cambria Math" w:eastAsiaTheme="minorEastAsia" w:hAnsi="Cambria Math"/>
                  </w:rPr>
                  <m:t>γ</m:t>
                </w:ins>
              </m:r>
            </m:e>
            <m:sub>
              <m:r>
                <w:ins w:id="100" w:author="Alex Cristaudo" w:date="2024-09-05T14:15:00Z" w16du:dateUtc="2024-09-05T12:15:00Z">
                  <w:rPr>
                    <w:rFonts w:ascii="Cambria Math" w:eastAsiaTheme="minorEastAsia" w:hAnsi="Cambria Math"/>
                  </w:rPr>
                  <m:t>k</m:t>
                </w:ins>
              </m:r>
            </m:sub>
          </m:sSub>
          <m:r>
            <w:ins w:id="101" w:author="Alex Cristaudo" w:date="2024-09-05T14:15:00Z" w16du:dateUtc="2024-09-05T12:15:00Z">
              <w:rPr>
                <w:rFonts w:ascii="Cambria Math" w:eastAsiaTheme="minorEastAsia" w:hAnsi="Cambria Math"/>
              </w:rPr>
              <m:t>=</m:t>
            </w:ins>
          </m:r>
          <m:r>
            <w:ins w:id="102" w:author="Alex Cristaudo" w:date="2024-09-05T14:15:00Z" w16du:dateUtc="2024-09-05T12:15:00Z">
              <w:rPr>
                <w:rFonts w:ascii="Cambria Math" w:eastAsiaTheme="minorEastAsia" w:hAnsi="Cambria Math"/>
              </w:rPr>
              <m:t xml:space="preserve">kth Greek letter effect </m:t>
            </w:ins>
          </m:r>
          <m:d>
            <m:dPr>
              <m:ctrlPr>
                <w:ins w:id="103" w:author="Alex Cristaudo" w:date="2024-09-05T14:15:00Z" w16du:dateUtc="2024-09-05T12:15:00Z">
                  <w:rPr>
                    <w:rFonts w:ascii="Cambria Math" w:eastAsiaTheme="minorEastAsia" w:hAnsi="Cambria Math"/>
                    <w:i/>
                  </w:rPr>
                </w:ins>
              </m:ctrlPr>
            </m:dPr>
            <m:e>
              <m:r>
                <w:ins w:id="104" w:author="Alex Cristaudo" w:date="2024-09-05T14:16:00Z" w16du:dateUtc="2024-09-05T12:16:00Z">
                  <w:rPr>
                    <w:rFonts w:ascii="Cambria Math" w:eastAsiaTheme="minorEastAsia" w:hAnsi="Cambria Math"/>
                  </w:rPr>
                  <m:t>gradient</m:t>
                </w:ins>
              </m:r>
            </m:e>
          </m:d>
          <m:r>
            <w:ins w:id="105" w:author="Alex Cristaudo" w:date="2024-09-05T14:16:00Z" w16du:dateUtc="2024-09-05T12:16:00Z">
              <w:rPr>
                <w:rFonts w:ascii="Cambria Math" w:eastAsiaTheme="minorEastAsia" w:hAnsi="Cambria Math"/>
              </w:rPr>
              <m:t xml:space="preserve">→affect of </m:t>
            </w:ins>
          </m:r>
          <m:r>
            <w:ins w:id="106" w:author="Alex Cristaudo" w:date="2024-09-05T14:16:00Z" w16du:dateUtc="2024-09-05T12:16:00Z">
              <w:rPr>
                <w:rFonts w:ascii="Cambria Math" w:eastAsiaTheme="minorEastAsia" w:hAnsi="Cambria Math"/>
              </w:rPr>
              <m:t xml:space="preserve">the vertical </m:t>
            </w:ins>
          </m:r>
          <m:r>
            <w:rPr>
              <w:rFonts w:ascii="Cambria Math" w:eastAsiaTheme="minorEastAsia" w:hAnsi="Cambria Math"/>
            </w:rPr>
            <m:t>height</m:t>
          </m:r>
          <m:r>
            <w:ins w:id="107" w:author="Alex Cristaudo" w:date="2024-09-05T14:15:00Z" w16du:dateUtc="2024-09-05T12:15:00Z">
              <w:rPr>
                <w:rFonts w:ascii="Cambria Math" w:eastAsiaTheme="minorEastAsia" w:hAnsi="Cambria Math"/>
              </w:rPr>
              <m:t xml:space="preserve"> </m:t>
            </w:ins>
          </m:r>
        </m:oMath>
      </m:oMathPara>
    </w:p>
    <w:p w14:paraId="566BEED6" w14:textId="2DB400C8" w:rsidR="00DB41FE" w:rsidRPr="00795749" w:rsidRDefault="00DB41FE" w:rsidP="002E6FE6">
      <w:pPr>
        <w:jc w:val="center"/>
        <w:rPr>
          <w:ins w:id="108" w:author="Alex Cristaudo" w:date="2024-09-05T14:18:00Z" w16du:dateUtc="2024-09-05T12:18:00Z"/>
          <w:rFonts w:eastAsiaTheme="minorEastAsia"/>
          <w:rPrChange w:id="109" w:author="Alex Cristaudo" w:date="2024-09-05T14:18:00Z" w16du:dateUtc="2024-09-05T12:18:00Z">
            <w:rPr>
              <w:ins w:id="110" w:author="Alex Cristaudo" w:date="2024-09-05T14:18:00Z" w16du:dateUtc="2024-09-05T12:18:00Z"/>
              <w:rFonts w:ascii="Cambria Math" w:eastAsiaTheme="minorEastAsia" w:hAnsi="Cambria Math"/>
              <w:i/>
            </w:rPr>
          </w:rPrChange>
        </w:rPr>
      </w:pPr>
      <m:oMathPara>
        <m:oMathParaPr>
          <m:jc m:val="center"/>
        </m:oMathParaPr>
        <m:oMath>
          <m:sSub>
            <m:sSubPr>
              <m:ctrlPr>
                <w:ins w:id="111" w:author="Alex Cristaudo" w:date="2024-09-05T14:16:00Z" w16du:dateUtc="2024-09-05T12:16:00Z">
                  <w:rPr>
                    <w:rFonts w:ascii="Cambria Math" w:eastAsiaTheme="minorEastAsia" w:hAnsi="Cambria Math"/>
                    <w:i/>
                  </w:rPr>
                </w:ins>
              </m:ctrlPr>
            </m:sSubPr>
            <m:e>
              <m:r>
                <w:ins w:id="112" w:author="Alex Cristaudo" w:date="2024-09-05T14:16:00Z" w16du:dateUtc="2024-09-05T12:16:00Z">
                  <w:rPr>
                    <w:rFonts w:ascii="Cambria Math" w:eastAsiaTheme="minorEastAsia" w:hAnsi="Cambria Math"/>
                  </w:rPr>
                  <m:t>τ</m:t>
                </w:ins>
              </m:r>
            </m:e>
            <m:sub>
              <m:r>
                <w:ins w:id="113" w:author="Alex Cristaudo" w:date="2024-09-05T14:16:00Z" w16du:dateUtc="2024-09-05T12:16:00Z">
                  <w:rPr>
                    <w:rFonts w:ascii="Cambria Math" w:eastAsiaTheme="minorEastAsia" w:hAnsi="Cambria Math"/>
                  </w:rPr>
                  <m:t>l</m:t>
                </w:ins>
              </m:r>
            </m:sub>
          </m:sSub>
          <m:r>
            <w:ins w:id="114" w:author="Alex Cristaudo" w:date="2024-09-05T14:16:00Z" w16du:dateUtc="2024-09-05T12:16:00Z">
              <w:rPr>
                <w:rFonts w:ascii="Cambria Math" w:eastAsiaTheme="minorEastAsia" w:hAnsi="Cambria Math"/>
              </w:rPr>
              <m:t xml:space="preserve">=effect of </m:t>
            </w:ins>
          </m:r>
          <m:sSup>
            <m:sSupPr>
              <m:ctrlPr>
                <w:ins w:id="115" w:author="Alex Cristaudo" w:date="2024-09-05T14:16:00Z" w16du:dateUtc="2024-09-05T12:16:00Z">
                  <w:rPr>
                    <w:rFonts w:ascii="Cambria Math" w:eastAsiaTheme="minorEastAsia" w:hAnsi="Cambria Math"/>
                    <w:i/>
                  </w:rPr>
                </w:ins>
              </m:ctrlPr>
            </m:sSupPr>
            <m:e>
              <m:r>
                <w:ins w:id="116" w:author="Alex Cristaudo" w:date="2024-09-05T14:16:00Z" w16du:dateUtc="2024-09-05T12:16:00Z">
                  <w:rPr>
                    <w:rFonts w:ascii="Cambria Math" w:eastAsiaTheme="minorEastAsia" w:hAnsi="Cambria Math"/>
                  </w:rPr>
                  <m:t>l</m:t>
                </w:ins>
              </m:r>
            </m:e>
            <m:sup>
              <m:r>
                <w:ins w:id="117" w:author="Alex Cristaudo" w:date="2024-09-05T14:17:00Z" w16du:dateUtc="2024-09-05T12:17:00Z">
                  <w:rPr>
                    <w:rFonts w:ascii="Cambria Math" w:eastAsiaTheme="minorEastAsia" w:hAnsi="Cambria Math"/>
                  </w:rPr>
                  <m:t>th</m:t>
                </w:ins>
              </m:r>
            </m:sup>
          </m:sSup>
          <m:r>
            <w:ins w:id="118" w:author="Alex Cristaudo" w:date="2024-09-05T14:16:00Z" w16du:dateUtc="2024-09-05T12:16:00Z">
              <w:rPr>
                <w:rFonts w:ascii="Cambria Math" w:eastAsiaTheme="minorEastAsia" w:hAnsi="Cambria Math"/>
              </w:rPr>
              <m:t xml:space="preserve"> treatment</m:t>
            </w:ins>
          </m:r>
        </m:oMath>
      </m:oMathPara>
    </w:p>
    <w:p w14:paraId="73559344" w14:textId="4CE246A8" w:rsidR="00795749" w:rsidRPr="00795749" w:rsidRDefault="00795749" w:rsidP="002E6FE6">
      <w:pPr>
        <w:jc w:val="center"/>
        <w:rPr>
          <w:ins w:id="119" w:author="Alex Cristaudo" w:date="2024-09-05T14:14:00Z" w16du:dateUtc="2024-09-05T12:14:00Z"/>
          <w:rFonts w:eastAsiaTheme="minorEastAsia"/>
        </w:rPr>
      </w:pPr>
      <m:oMathPara>
        <m:oMathParaPr>
          <m:jc m:val="center"/>
        </m:oMathParaPr>
        <m:oMath>
          <m:sSub>
            <m:sSubPr>
              <m:ctrlPr>
                <w:ins w:id="120" w:author="Alex Cristaudo" w:date="2024-09-05T14:18:00Z" w16du:dateUtc="2024-09-05T12:18:00Z">
                  <w:rPr>
                    <w:rFonts w:ascii="Cambria Math" w:eastAsiaTheme="minorEastAsia" w:hAnsi="Cambria Math"/>
                    <w:i/>
                  </w:rPr>
                </w:ins>
              </m:ctrlPr>
            </m:sSubPr>
            <m:e>
              <m:r>
                <w:ins w:id="121" w:author="Alex Cristaudo" w:date="2024-09-05T14:18:00Z" w16du:dateUtc="2024-09-05T12:18:00Z">
                  <w:rPr>
                    <w:rFonts w:ascii="Cambria Math" w:eastAsiaTheme="minorEastAsia" w:hAnsi="Cambria Math"/>
                  </w:rPr>
                  <m:t>ϵ</m:t>
                </w:ins>
              </m:r>
            </m:e>
            <m:sub>
              <m:r>
                <w:ins w:id="122" w:author="Alex Cristaudo" w:date="2024-09-05T14:18:00Z" w16du:dateUtc="2024-09-05T12:18:00Z">
                  <w:rPr>
                    <w:rFonts w:ascii="Cambria Math" w:eastAsiaTheme="minorEastAsia" w:hAnsi="Cambria Math"/>
                  </w:rPr>
                  <m:t>ijkl</m:t>
                </w:ins>
              </m:r>
            </m:sub>
          </m:sSub>
          <m:r>
            <w:ins w:id="123" w:author="Alex Cristaudo" w:date="2024-09-05T14:18:00Z" w16du:dateUtc="2024-09-05T12:18:00Z">
              <w:rPr>
                <w:rFonts w:ascii="Cambria Math" w:eastAsiaTheme="minorEastAsia" w:hAnsi="Cambria Math"/>
              </w:rPr>
              <m:t xml:space="preserve">=experimental error, </m:t>
            </w:ins>
          </m:r>
          <m:r>
            <w:ins w:id="124" w:author="Alex Cristaudo" w:date="2024-09-05T14:18:00Z" w16du:dateUtc="2024-09-05T12:18:00Z">
              <m:rPr>
                <m:sty m:val="bi"/>
              </m:rPr>
              <w:rPr>
                <w:rFonts w:ascii="Cambria Math" w:eastAsiaTheme="minorEastAsia" w:hAnsi="Cambria Math"/>
              </w:rPr>
              <m:t>ϵ</m:t>
            </w:ins>
          </m:r>
          <m:r>
            <w:ins w:id="125" w:author="Alex Cristaudo" w:date="2024-09-05T14:19:00Z" w16du:dateUtc="2024-09-05T12:19:00Z">
              <m:rPr>
                <m:sty m:val="bi"/>
              </m:rPr>
              <w:rPr>
                <w:rFonts w:ascii="Cambria Math" w:eastAsiaTheme="minorEastAsia" w:hAnsi="Cambria Math"/>
              </w:rPr>
              <m:t>~</m:t>
            </w:ins>
          </m:r>
          <m:r>
            <w:ins w:id="126" w:author="Alex Cristaudo" w:date="2024-09-05T14:19:00Z" w16du:dateUtc="2024-09-05T12:19:00Z">
              <m:rPr>
                <m:sty m:val="bi"/>
              </m:rPr>
              <w:rPr>
                <w:rFonts w:ascii="Cambria Math" w:eastAsiaTheme="minorEastAsia" w:hAnsi="Cambria Math"/>
              </w:rPr>
              <m:t>N</m:t>
            </w:ins>
          </m:r>
          <m:d>
            <m:dPr>
              <m:ctrlPr>
                <w:ins w:id="127" w:author="Alex Cristaudo" w:date="2024-09-05T14:19:00Z" w16du:dateUtc="2024-09-05T12:19:00Z">
                  <w:rPr>
                    <w:rFonts w:ascii="Cambria Math" w:eastAsiaTheme="minorEastAsia" w:hAnsi="Cambria Math"/>
                    <w:b/>
                    <w:bCs/>
                    <w:i/>
                  </w:rPr>
                </w:ins>
              </m:ctrlPr>
            </m:dPr>
            <m:e>
              <m:r>
                <w:ins w:id="128" w:author="Alex Cristaudo" w:date="2024-09-05T14:19:00Z" w16du:dateUtc="2024-09-05T12:19:00Z">
                  <m:rPr>
                    <m:sty m:val="bi"/>
                  </m:rPr>
                  <w:rPr>
                    <w:rFonts w:ascii="Cambria Math" w:eastAsiaTheme="minorEastAsia" w:hAnsi="Cambria Math"/>
                  </w:rPr>
                  <m:t>0,</m:t>
                </w:ins>
              </m:r>
              <m:r>
                <w:ins w:id="129" w:author="Alex Cristaudo" w:date="2024-09-05T14:19:00Z" w16du:dateUtc="2024-09-05T12:19:00Z">
                  <w:rPr>
                    <w:rFonts w:ascii="Cambria Math" w:eastAsiaTheme="minorEastAsia" w:hAnsi="Cambria Math"/>
                  </w:rPr>
                  <m:t xml:space="preserve"> </m:t>
                </w:ins>
              </m:r>
              <m:sSup>
                <m:sSupPr>
                  <m:ctrlPr>
                    <w:ins w:id="130" w:author="Alex Cristaudo" w:date="2024-09-05T14:19:00Z" w16du:dateUtc="2024-09-05T12:19:00Z">
                      <w:rPr>
                        <w:rFonts w:ascii="Cambria Math" w:eastAsiaTheme="minorEastAsia" w:hAnsi="Cambria Math"/>
                        <w:i/>
                      </w:rPr>
                    </w:ins>
                  </m:ctrlPr>
                </m:sSupPr>
                <m:e>
                  <m:r>
                    <w:ins w:id="131" w:author="Alex Cristaudo" w:date="2024-09-05T14:19:00Z" w16du:dateUtc="2024-09-05T12:19:00Z">
                      <w:rPr>
                        <w:rFonts w:ascii="Cambria Math" w:eastAsiaTheme="minorEastAsia" w:hAnsi="Cambria Math"/>
                      </w:rPr>
                      <m:t>σ</m:t>
                    </w:ins>
                  </m:r>
                </m:e>
                <m:sup>
                  <m:r>
                    <w:ins w:id="132" w:author="Alex Cristaudo" w:date="2024-09-05T14:19:00Z" w16du:dateUtc="2024-09-05T12:19:00Z">
                      <w:rPr>
                        <w:rFonts w:ascii="Cambria Math" w:eastAsiaTheme="minorEastAsia" w:hAnsi="Cambria Math"/>
                      </w:rPr>
                      <m:t>2</m:t>
                    </w:ins>
                  </m:r>
                </m:sup>
              </m:sSup>
              <m:sSub>
                <m:sSubPr>
                  <m:ctrlPr>
                    <w:ins w:id="133" w:author="Alex Cristaudo" w:date="2024-09-05T14:19:00Z" w16du:dateUtc="2024-09-05T12:19:00Z">
                      <w:rPr>
                        <w:rFonts w:ascii="Cambria Math" w:eastAsiaTheme="minorEastAsia" w:hAnsi="Cambria Math"/>
                        <w:b/>
                        <w:bCs/>
                        <w:i/>
                      </w:rPr>
                    </w:ins>
                  </m:ctrlPr>
                </m:sSubPr>
                <m:e>
                  <m:r>
                    <w:ins w:id="134" w:author="Alex Cristaudo" w:date="2024-09-05T14:19:00Z" w16du:dateUtc="2024-09-05T12:19:00Z">
                      <m:rPr>
                        <m:sty m:val="bi"/>
                      </m:rPr>
                      <w:rPr>
                        <w:rFonts w:ascii="Cambria Math" w:eastAsiaTheme="minorEastAsia" w:hAnsi="Cambria Math"/>
                      </w:rPr>
                      <m:t>I</m:t>
                    </w:ins>
                  </m:r>
                </m:e>
                <m:sub>
                  <m:r>
                    <w:ins w:id="135" w:author="Alex Cristaudo" w:date="2024-09-05T14:19:00Z" w16du:dateUtc="2024-09-05T12:19:00Z">
                      <m:rPr>
                        <m:sty m:val="bi"/>
                      </m:rPr>
                      <w:rPr>
                        <w:rFonts w:ascii="Cambria Math" w:eastAsiaTheme="minorEastAsia" w:hAnsi="Cambria Math"/>
                      </w:rPr>
                      <m:t>n</m:t>
                    </w:ins>
                  </m:r>
                </m:sub>
              </m:sSub>
            </m:e>
          </m:d>
          <m:r>
            <w:ins w:id="136" w:author="Alex Cristaudo" w:date="2024-09-05T14:19:00Z" w16du:dateUtc="2024-09-05T12:19:00Z">
              <m:rPr>
                <m:sty m:val="bi"/>
              </m:rPr>
              <w:rPr>
                <w:rFonts w:ascii="Cambria Math" w:eastAsiaTheme="minorEastAsia" w:hAnsi="Cambria Math"/>
              </w:rPr>
              <m:t xml:space="preserve"> </m:t>
            </w:ins>
          </m:r>
        </m:oMath>
      </m:oMathPara>
    </w:p>
    <w:p w14:paraId="34E17EF3" w14:textId="77777777" w:rsidR="002E6FE6" w:rsidRPr="002E6FE6" w:rsidRDefault="002E6FE6" w:rsidP="002E6FE6">
      <w:pPr>
        <w:jc w:val="center"/>
        <w:rPr>
          <w:ins w:id="137" w:author="Alex Cristaudo" w:date="2024-09-05T14:13:00Z" w16du:dateUtc="2024-09-05T12:13:00Z"/>
          <w:rFonts w:eastAsiaTheme="minorEastAsia"/>
          <w:rPrChange w:id="138" w:author="Alex Cristaudo" w:date="2024-09-05T14:14:00Z" w16du:dateUtc="2024-09-05T12:14:00Z">
            <w:rPr>
              <w:ins w:id="139" w:author="Alex Cristaudo" w:date="2024-09-05T14:13:00Z" w16du:dateUtc="2024-09-05T12:13:00Z"/>
            </w:rPr>
          </w:rPrChange>
        </w:rPr>
        <w:pPrChange w:id="140" w:author="Alex Cristaudo" w:date="2024-09-05T14:14:00Z" w16du:dateUtc="2024-09-05T12:14:00Z">
          <w:pPr>
            <w:pStyle w:val="ListParagraph"/>
            <w:numPr>
              <w:numId w:val="1"/>
            </w:numPr>
            <w:ind w:hanging="360"/>
          </w:pPr>
        </w:pPrChange>
      </w:pPr>
    </w:p>
    <w:p w14:paraId="3251EEAE" w14:textId="20E0D782" w:rsidR="00987900" w:rsidRDefault="00514994" w:rsidP="00987900">
      <w:pPr>
        <w:pStyle w:val="ListParagraph"/>
        <w:numPr>
          <w:ilvl w:val="0"/>
          <w:numId w:val="1"/>
        </w:numPr>
        <w:rPr>
          <w:ins w:id="141" w:author="Alex Cristaudo" w:date="2024-09-05T14:35:00Z" w16du:dateUtc="2024-09-05T12:35:00Z"/>
        </w:rPr>
      </w:pPr>
      <w:r w:rsidRPr="00514994">
        <w:t xml:space="preserve">Outline the analysis. </w:t>
      </w:r>
    </w:p>
    <w:p w14:paraId="41C296D2" w14:textId="77777777" w:rsidR="00CA7F6B" w:rsidRDefault="00CA7F6B" w:rsidP="00206E0C">
      <w:pPr>
        <w:pStyle w:val="ListParagraph"/>
        <w:rPr>
          <w:ins w:id="142" w:author="Alex Cristaudo" w:date="2024-09-05T14:49:00Z" w16du:dateUtc="2024-09-05T12:49:00Z"/>
        </w:rPr>
      </w:pPr>
    </w:p>
    <w:p w14:paraId="7CCEABC9" w14:textId="7A20BBED" w:rsidR="00206E0C" w:rsidRDefault="009026AF" w:rsidP="00206E0C">
      <w:pPr>
        <w:pStyle w:val="ListParagraph"/>
        <w:rPr>
          <w:ins w:id="143" w:author="Alex Cristaudo" w:date="2024-09-05T14:50:00Z" w16du:dateUtc="2024-09-05T12:50:00Z"/>
        </w:rPr>
      </w:pPr>
      <w:ins w:id="144" w:author="Alex Cristaudo" w:date="2024-09-05T14:50:00Z" w16du:dateUtc="2024-09-05T12:50:00Z">
        <w:r>
          <w:t>Get data</w:t>
        </w:r>
      </w:ins>
    </w:p>
    <w:p w14:paraId="1BAFBD14" w14:textId="63BDA8AE" w:rsidR="009026AF" w:rsidRDefault="00BA7E4F" w:rsidP="00D3574C">
      <w:pPr>
        <w:pStyle w:val="ListParagraph"/>
      </w:pPr>
      <w:ins w:id="145" w:author="Alex Cristaudo" w:date="2024-09-05T14:50:00Z" w16du:dateUtc="2024-09-05T12:50:00Z">
        <w:r>
          <w:t xml:space="preserve">Test for </w:t>
        </w:r>
      </w:ins>
      <m:oMath>
        <m:sSub>
          <m:sSubPr>
            <m:ctrlPr>
              <w:ins w:id="146" w:author="Alex Cristaudo" w:date="2024-09-05T14:51:00Z" w16du:dateUtc="2024-09-05T12:51:00Z">
                <w:rPr>
                  <w:rFonts w:ascii="Cambria Math" w:hAnsi="Cambria Math"/>
                  <w:i/>
                </w:rPr>
              </w:ins>
            </m:ctrlPr>
          </m:sSubPr>
          <m:e>
            <m:r>
              <w:ins w:id="147" w:author="Alex Cristaudo" w:date="2024-09-05T14:50:00Z" w16du:dateUtc="2024-09-05T12:50:00Z">
                <w:rPr>
                  <w:rFonts w:ascii="Cambria Math" w:hAnsi="Cambria Math"/>
                </w:rPr>
                <m:t>H</m:t>
              </w:ins>
            </m:r>
          </m:e>
          <m:sub>
            <m:r>
              <w:ins w:id="148" w:author="Alex Cristaudo" w:date="2024-09-05T14:51:00Z" w16du:dateUtc="2024-09-05T12:51:00Z">
                <w:rPr>
                  <w:rFonts w:ascii="Cambria Math" w:hAnsi="Cambria Math"/>
                </w:rPr>
                <m:t>0</m:t>
              </w:ins>
            </m:r>
          </m:sub>
        </m:sSub>
        <m:r>
          <w:ins w:id="149" w:author="Alex Cristaudo" w:date="2024-09-05T14:51:00Z" w16du:dateUtc="2024-09-05T12:51:00Z">
            <w:rPr>
              <w:rFonts w:ascii="Cambria Math" w:hAnsi="Cambria Math"/>
            </w:rPr>
            <m:t>:</m:t>
          </w:ins>
        </m:r>
        <m:sSub>
          <m:sSubPr>
            <m:ctrlPr>
              <w:ins w:id="150" w:author="Alex Cristaudo" w:date="2024-09-05T14:51:00Z" w16du:dateUtc="2024-09-05T12:51:00Z">
                <w:rPr>
                  <w:rFonts w:ascii="Cambria Math" w:hAnsi="Cambria Math"/>
                  <w:i/>
                </w:rPr>
              </w:ins>
            </m:ctrlPr>
          </m:sSubPr>
          <m:e>
            <m:r>
              <w:ins w:id="151" w:author="Alex Cristaudo" w:date="2024-09-05T14:51:00Z" w16du:dateUtc="2024-09-05T12:51:00Z">
                <w:rPr>
                  <w:rFonts w:ascii="Cambria Math" w:hAnsi="Cambria Math"/>
                </w:rPr>
                <m:t>τ</m:t>
              </w:ins>
            </m:r>
          </m:e>
          <m:sub>
            <m:r>
              <w:ins w:id="152" w:author="Alex Cristaudo" w:date="2024-09-05T14:51:00Z" w16du:dateUtc="2024-09-05T12:51:00Z">
                <w:rPr>
                  <w:rFonts w:ascii="Cambria Math" w:hAnsi="Cambria Math"/>
                </w:rPr>
                <m:t>1</m:t>
              </w:ins>
            </m:r>
          </m:sub>
        </m:sSub>
        <m:r>
          <w:ins w:id="153" w:author="Alex Cristaudo" w:date="2024-09-05T14:51:00Z" w16du:dateUtc="2024-09-05T12:51:00Z">
            <w:rPr>
              <w:rFonts w:ascii="Cambria Math" w:hAnsi="Cambria Math"/>
            </w:rPr>
            <m:t>=</m:t>
          </w:ins>
        </m:r>
        <m:sSub>
          <m:sSubPr>
            <m:ctrlPr>
              <w:ins w:id="154" w:author="Alex Cristaudo" w:date="2024-09-05T14:51:00Z" w16du:dateUtc="2024-09-05T12:51:00Z">
                <w:rPr>
                  <w:rFonts w:ascii="Cambria Math" w:hAnsi="Cambria Math"/>
                  <w:i/>
                </w:rPr>
              </w:ins>
            </m:ctrlPr>
          </m:sSubPr>
          <m:e>
            <m:r>
              <w:ins w:id="155" w:author="Alex Cristaudo" w:date="2024-09-05T14:51:00Z" w16du:dateUtc="2024-09-05T12:51:00Z">
                <w:rPr>
                  <w:rFonts w:ascii="Cambria Math" w:hAnsi="Cambria Math"/>
                </w:rPr>
                <m:t>τ</m:t>
              </w:ins>
            </m:r>
          </m:e>
          <m:sub>
            <m:r>
              <w:ins w:id="156" w:author="Alex Cristaudo" w:date="2024-09-05T14:51:00Z" w16du:dateUtc="2024-09-05T12:51:00Z">
                <w:rPr>
                  <w:rFonts w:ascii="Cambria Math" w:hAnsi="Cambria Math"/>
                </w:rPr>
                <m:t>2</m:t>
              </w:ins>
            </m:r>
          </m:sub>
        </m:sSub>
        <m:r>
          <w:ins w:id="157" w:author="Alex Cristaudo" w:date="2024-09-05T14:51:00Z" w16du:dateUtc="2024-09-05T12:51:00Z">
            <w:rPr>
              <w:rFonts w:ascii="Cambria Math" w:hAnsi="Cambria Math"/>
            </w:rPr>
            <m:t>=…=</m:t>
          </w:ins>
        </m:r>
        <m:sSub>
          <m:sSubPr>
            <m:ctrlPr>
              <w:ins w:id="158" w:author="Alex Cristaudo" w:date="2024-09-05T14:51:00Z" w16du:dateUtc="2024-09-05T12:51:00Z">
                <w:rPr>
                  <w:rFonts w:ascii="Cambria Math" w:hAnsi="Cambria Math"/>
                  <w:i/>
                </w:rPr>
              </w:ins>
            </m:ctrlPr>
          </m:sSubPr>
          <m:e>
            <m:r>
              <w:ins w:id="159" w:author="Alex Cristaudo" w:date="2024-09-05T14:51:00Z" w16du:dateUtc="2024-09-05T12:51:00Z">
                <w:rPr>
                  <w:rFonts w:ascii="Cambria Math" w:hAnsi="Cambria Math"/>
                </w:rPr>
                <m:t>τ</m:t>
              </w:ins>
            </m:r>
          </m:e>
          <m:sub>
            <m:r>
              <w:rPr>
                <w:rFonts w:ascii="Cambria Math" w:hAnsi="Cambria Math"/>
              </w:rPr>
              <m:t>l</m:t>
            </m:r>
          </m:sub>
        </m:sSub>
        <m:r>
          <w:rPr>
            <w:rFonts w:ascii="Cambria Math" w:hAnsi="Cambria Math"/>
          </w:rPr>
          <m:t>=0</m:t>
        </m:r>
      </m:oMath>
    </w:p>
    <w:p w14:paraId="3B61635E" w14:textId="5023CAA9" w:rsidR="009D57DF" w:rsidRDefault="002C09A6" w:rsidP="00D3574C">
      <w:pPr>
        <w:pStyle w:val="ListParagraph"/>
      </w:pPr>
      <w:r>
        <w:t>ANOVA table</w:t>
      </w:r>
    </w:p>
    <w:p w14:paraId="257845DE" w14:textId="41E07A82" w:rsidR="00A41BF2" w:rsidRDefault="00A41BF2" w:rsidP="00D3574C">
      <w:pPr>
        <w:pStyle w:val="ListParagraph"/>
      </w:pPr>
      <w:r>
        <w:t>Comment on p-value</w:t>
      </w:r>
      <w:r w:rsidR="00074D62">
        <w:t xml:space="preserve"> for treatment</w:t>
      </w:r>
      <w:r w:rsidR="006D5383">
        <w:t xml:space="preserve"> </w:t>
      </w:r>
    </w:p>
    <w:p w14:paraId="1D8F56D2" w14:textId="4257D33D" w:rsidR="00D3574C" w:rsidRDefault="00B4668A" w:rsidP="00A31C11">
      <w:pPr>
        <w:ind w:left="720"/>
      </w:pPr>
      <w:r>
        <w:t xml:space="preserve">Use </w:t>
      </w:r>
      <w:proofErr w:type="spellStart"/>
      <w:r w:rsidR="00FC3249">
        <w:t>tukey’s</w:t>
      </w:r>
      <w:proofErr w:type="spellEnd"/>
      <w:r w:rsidR="00FC3249">
        <w:t xml:space="preserve"> multiple comparison of means</w:t>
      </w:r>
      <w:r w:rsidR="00D769E7">
        <w:t xml:space="preserve"> to com</w:t>
      </w:r>
      <w:r w:rsidR="0000021A">
        <w:t>pute all</w:t>
      </w:r>
      <w:r w:rsidR="00D769E7">
        <w:t xml:space="preserve"> pairwise </w:t>
      </w:r>
      <w:r w:rsidR="0000021A">
        <w:t>comparisons</w:t>
      </w:r>
    </w:p>
    <w:p w14:paraId="24DBC29F" w14:textId="0AC85E87" w:rsidR="00A31C11" w:rsidRDefault="00C06D00" w:rsidP="00A31C11">
      <w:pPr>
        <w:ind w:left="720"/>
      </w:pPr>
      <w:r>
        <w:t>Could display</w:t>
      </w:r>
      <w:r w:rsidR="00184799">
        <w:t xml:space="preserve"> differences in means</w:t>
      </w:r>
      <w:r w:rsidR="00645949">
        <w:t xml:space="preserve"> as C</w:t>
      </w:r>
      <w:r w:rsidR="00147EE1">
        <w:t>I</w:t>
      </w:r>
      <w:r w:rsidR="00645949">
        <w:t>s:</w:t>
      </w:r>
      <w:r w:rsidR="00147EE1">
        <w:t xml:space="preserve"> see page</w:t>
      </w:r>
      <w:r w:rsidR="00CD5A77">
        <w:t xml:space="preserve"> 106</w:t>
      </w:r>
    </w:p>
    <w:p w14:paraId="1B334A20" w14:textId="70120BCD" w:rsidR="006D5383" w:rsidRDefault="006D5383" w:rsidP="006D5383">
      <w:pPr>
        <w:rPr>
          <w:ins w:id="160" w:author="Alex Cristaudo" w:date="2024-09-05T14:50:00Z" w16du:dateUtc="2024-09-05T12:50:00Z"/>
        </w:rPr>
      </w:pPr>
    </w:p>
    <w:p w14:paraId="60C850A0" w14:textId="77777777" w:rsidR="00206E0C" w:rsidRDefault="00206E0C" w:rsidP="00206E0C">
      <w:pPr>
        <w:pStyle w:val="ListParagraph"/>
        <w:pPrChange w:id="161" w:author="Alex Cristaudo" w:date="2024-09-05T14:49:00Z" w16du:dateUtc="2024-09-05T12:49:00Z">
          <w:pPr>
            <w:pStyle w:val="ListParagraph"/>
            <w:numPr>
              <w:numId w:val="1"/>
            </w:numPr>
            <w:ind w:hanging="360"/>
          </w:pPr>
        </w:pPrChange>
      </w:pPr>
    </w:p>
    <w:p w14:paraId="1256D078" w14:textId="1FE780AF" w:rsidR="00746904" w:rsidRDefault="00514994" w:rsidP="00EE1E49">
      <w:pPr>
        <w:pStyle w:val="ListParagraph"/>
        <w:numPr>
          <w:ilvl w:val="0"/>
          <w:numId w:val="1"/>
        </w:numPr>
      </w:pPr>
      <w:r w:rsidRPr="00514994">
        <w:t>Review above decisions and revise where necessary.</w:t>
      </w:r>
    </w:p>
    <w:p w14:paraId="77DAAA59" w14:textId="2443F2C1" w:rsidR="00EE1E49" w:rsidRDefault="005D6228" w:rsidP="005D6228">
      <w:pPr>
        <w:pStyle w:val="ListParagraph"/>
        <w:numPr>
          <w:ilvl w:val="0"/>
          <w:numId w:val="1"/>
        </w:numPr>
        <w:rPr>
          <w:ins w:id="162" w:author="Jesse Brodkin" w:date="2024-09-05T12:31:00Z"/>
        </w:rPr>
      </w:pPr>
      <w:r>
        <w:t>Pilot study?</w:t>
      </w:r>
    </w:p>
    <w:p w14:paraId="066759B1" w14:textId="1D12CA76" w:rsidR="3C7DA8F1" w:rsidRDefault="3C7DA8F1">
      <w:pPr>
        <w:rPr>
          <w:ins w:id="163" w:author="Jesse Brodkin" w:date="2024-09-05T12:32:00Z"/>
        </w:rPr>
        <w:pPrChange w:id="164" w:author="Jesse Brodkin" w:date="2024-09-05T12:32:00Z">
          <w:pPr>
            <w:pStyle w:val="ListParagraph"/>
            <w:numPr>
              <w:numId w:val="1"/>
            </w:numPr>
            <w:ind w:hanging="360"/>
          </w:pPr>
        </w:pPrChange>
      </w:pPr>
    </w:p>
    <w:p w14:paraId="05815559" w14:textId="2ABEC841" w:rsidR="74495EB5" w:rsidRDefault="74495EB5">
      <w:pPr>
        <w:spacing w:after="160" w:line="276" w:lineRule="auto"/>
        <w:rPr>
          <w:ins w:id="165" w:author="Jesse Brodkin" w:date="2024-09-05T12:32:00Z"/>
          <w:rFonts w:ascii="Aptos" w:eastAsia="Aptos" w:hAnsi="Aptos" w:cs="Aptos"/>
        </w:rPr>
        <w:pPrChange w:id="166" w:author="Jesse Brodkin" w:date="2024-09-05T12:32:00Z">
          <w:pPr/>
        </w:pPrChange>
      </w:pPr>
      <w:ins w:id="167" w:author="Jesse Brodkin" w:date="2024-09-05T12:32:00Z">
        <w:r w:rsidRPr="0ED4C33A">
          <w:rPr>
            <w:rFonts w:ascii="Aptos" w:eastAsia="Aptos" w:hAnsi="Aptos" w:cs="Aptos"/>
          </w:rPr>
          <w:t>3) Randomization</w:t>
        </w:r>
      </w:ins>
    </w:p>
    <w:p w14:paraId="1E1CB082" w14:textId="312449B6" w:rsidR="74495EB5" w:rsidDel="00456B00" w:rsidRDefault="74495EB5">
      <w:pPr>
        <w:spacing w:after="160" w:line="276" w:lineRule="auto"/>
        <w:rPr>
          <w:ins w:id="168" w:author="Jesse Brodkin" w:date="2024-09-05T12:32:00Z"/>
          <w:del w:id="169" w:author="Alex Cristaudo" w:date="2024-09-05T14:45:00Z" w16du:dateUtc="2024-09-05T12:45:00Z"/>
          <w:rFonts w:ascii="Aptos" w:eastAsia="Aptos" w:hAnsi="Aptos" w:cs="Aptos"/>
        </w:rPr>
        <w:pPrChange w:id="170" w:author="Jesse Brodkin" w:date="2024-09-05T12:32:00Z">
          <w:pPr/>
        </w:pPrChange>
      </w:pPr>
      <w:ins w:id="171" w:author="Jesse Brodkin" w:date="2024-09-05T12:32:00Z">
        <w:del w:id="172" w:author="Alex Cristaudo" w:date="2024-09-05T14:45:00Z" w16du:dateUtc="2024-09-05T12:45:00Z">
          <w:r w:rsidRPr="0ED4C33A" w:rsidDel="00456B00">
            <w:rPr>
              <w:rFonts w:ascii="Aptos" w:eastAsia="Aptos" w:hAnsi="Aptos" w:cs="Aptos"/>
            </w:rPr>
            <w:delText xml:space="preserve"> </w:delText>
          </w:r>
        </w:del>
      </w:ins>
    </w:p>
    <w:p w14:paraId="6F0DC5EB" w14:textId="5410869F" w:rsidR="74495EB5" w:rsidRDefault="74495EB5">
      <w:pPr>
        <w:spacing w:after="160" w:line="276" w:lineRule="auto"/>
        <w:rPr>
          <w:ins w:id="173" w:author="Jesse Brodkin" w:date="2024-09-05T12:32:00Z"/>
          <w:rFonts w:ascii="Aptos" w:eastAsia="Aptos" w:hAnsi="Aptos" w:cs="Aptos"/>
        </w:rPr>
        <w:pPrChange w:id="174" w:author="Jesse Brodkin" w:date="2024-09-05T12:32:00Z">
          <w:pPr/>
        </w:pPrChange>
      </w:pPr>
      <w:ins w:id="175" w:author="Jesse Brodkin" w:date="2024-09-05T12:32:00Z">
        <w:r w:rsidRPr="0ED4C33A">
          <w:rPr>
            <w:rFonts w:ascii="Aptos" w:eastAsia="Aptos" w:hAnsi="Aptos" w:cs="Aptos"/>
          </w:rPr>
          <w:t xml:space="preserve">Start with a standard Graeco-Latin Square. The </w:t>
        </w:r>
        <w:proofErr w:type="spellStart"/>
        <w:r w:rsidRPr="0ED4C33A">
          <w:rPr>
            <w:rFonts w:ascii="Aptos" w:eastAsia="Aptos" w:hAnsi="Aptos" w:cs="Aptos"/>
          </w:rPr>
          <w:t>Graeco</w:t>
        </w:r>
        <w:proofErr w:type="spellEnd"/>
        <w:r w:rsidRPr="0ED4C33A">
          <w:rPr>
            <w:rFonts w:ascii="Aptos" w:eastAsia="Aptos" w:hAnsi="Aptos" w:cs="Aptos"/>
          </w:rPr>
          <w:t xml:space="preserve"> Latin </w:t>
        </w:r>
        <w:proofErr w:type="spellStart"/>
        <w:r w:rsidRPr="0ED4C33A">
          <w:rPr>
            <w:rFonts w:ascii="Aptos" w:eastAsia="Aptos" w:hAnsi="Aptos" w:cs="Aptos"/>
          </w:rPr>
          <w:t>squar</w:t>
        </w:r>
        <w:proofErr w:type="spellEnd"/>
        <w:r w:rsidRPr="0ED4C33A">
          <w:rPr>
            <w:rFonts w:ascii="Aptos" w:eastAsia="Aptos" w:hAnsi="Aptos" w:cs="Aptos"/>
          </w:rPr>
          <w:t xml:space="preserve"> can be thought of as Latin Square with a third blocking factor added which is represented by the Greek letters. Alpha, Beta, Gamma and Delta.</w:t>
        </w:r>
      </w:ins>
    </w:p>
    <w:p w14:paraId="6FD0473F" w14:textId="2392D14E" w:rsidR="74495EB5" w:rsidRDefault="74495EB5">
      <w:pPr>
        <w:spacing w:after="160" w:line="276" w:lineRule="auto"/>
        <w:rPr>
          <w:ins w:id="176" w:author="Jesse Brodkin" w:date="2024-09-05T12:32:00Z"/>
          <w:rFonts w:ascii="Aptos" w:eastAsia="Aptos" w:hAnsi="Aptos" w:cs="Aptos"/>
        </w:rPr>
        <w:pPrChange w:id="177" w:author="Jesse Brodkin" w:date="2024-09-05T12:32:00Z">
          <w:pPr/>
        </w:pPrChange>
      </w:pPr>
      <w:ins w:id="178" w:author="Jesse Brodkin" w:date="2024-09-05T12:32:00Z">
        <w:r w:rsidRPr="0ED4C33A">
          <w:rPr>
            <w:rFonts w:ascii="Aptos" w:eastAsia="Aptos" w:hAnsi="Aptos" w:cs="Aptos"/>
          </w:rPr>
          <w:t xml:space="preserve"> </w:t>
        </w:r>
      </w:ins>
    </w:p>
    <w:p w14:paraId="1D266F8F" w14:textId="2D9ED06D" w:rsidR="74495EB5" w:rsidRDefault="74495EB5">
      <w:pPr>
        <w:spacing w:after="160" w:line="276" w:lineRule="auto"/>
        <w:rPr>
          <w:ins w:id="179" w:author="Jesse Brodkin" w:date="2024-09-05T12:32:00Z"/>
          <w:rFonts w:ascii="Aptos" w:eastAsia="Aptos" w:hAnsi="Aptos" w:cs="Aptos"/>
        </w:rPr>
        <w:pPrChange w:id="180" w:author="Jesse Brodkin" w:date="2024-09-05T12:32:00Z">
          <w:pPr/>
        </w:pPrChange>
      </w:pPr>
      <w:ins w:id="181" w:author="Jesse Brodkin" w:date="2024-09-05T12:32:00Z">
        <w:r w:rsidRPr="0ED4C33A">
          <w:rPr>
            <w:rFonts w:ascii="Aptos" w:eastAsia="Aptos" w:hAnsi="Aptos" w:cs="Aptos"/>
          </w:rPr>
          <w:t>In our case each row represents a level of ‘crop type’, each column represents a level of ‘soil type’ and each Greek letter represents a level of ‘gradient’. See the following key of levels and their respective meaning:</w:t>
        </w:r>
      </w:ins>
    </w:p>
    <w:p w14:paraId="29037627" w14:textId="320BCE92" w:rsidR="74495EB5" w:rsidRDefault="74495EB5">
      <w:pPr>
        <w:spacing w:after="160" w:line="276" w:lineRule="auto"/>
        <w:rPr>
          <w:ins w:id="182" w:author="Jesse Brodkin" w:date="2024-09-05T12:32:00Z"/>
          <w:rFonts w:ascii="Aptos" w:eastAsia="Aptos" w:hAnsi="Aptos" w:cs="Aptos"/>
        </w:rPr>
        <w:pPrChange w:id="183" w:author="Jesse Brodkin" w:date="2024-09-05T12:32:00Z">
          <w:pPr/>
        </w:pPrChange>
      </w:pPr>
      <w:ins w:id="184" w:author="Jesse Brodkin" w:date="2024-09-05T12:32:00Z">
        <w:r w:rsidRPr="0ED4C33A">
          <w:rPr>
            <w:rFonts w:ascii="Aptos" w:eastAsia="Aptos" w:hAnsi="Aptos" w:cs="Aptos"/>
          </w:rPr>
          <w:t xml:space="preserve"> </w:t>
        </w:r>
      </w:ins>
    </w:p>
    <w:p w14:paraId="78840B84" w14:textId="4100C8ED" w:rsidR="74495EB5" w:rsidRDefault="74495EB5">
      <w:pPr>
        <w:spacing w:after="160" w:line="276" w:lineRule="auto"/>
        <w:rPr>
          <w:ins w:id="185" w:author="Jesse Brodkin" w:date="2024-09-05T12:32:00Z"/>
          <w:rFonts w:ascii="Aptos" w:eastAsia="Aptos" w:hAnsi="Aptos" w:cs="Aptos"/>
        </w:rPr>
        <w:pPrChange w:id="186" w:author="Jesse Brodkin" w:date="2024-09-05T12:32:00Z">
          <w:pPr/>
        </w:pPrChange>
      </w:pPr>
      <w:ins w:id="187" w:author="Jesse Brodkin" w:date="2024-09-05T12:32:00Z">
        <w:r w:rsidRPr="0ED4C33A">
          <w:rPr>
            <w:rFonts w:ascii="Aptos" w:eastAsia="Aptos" w:hAnsi="Aptos" w:cs="Aptos"/>
          </w:rPr>
          <w:t>---)</w:t>
        </w:r>
      </w:ins>
    </w:p>
    <w:p w14:paraId="093D1603" w14:textId="281F3D4C" w:rsidR="74495EB5" w:rsidRDefault="74495EB5">
      <w:pPr>
        <w:spacing w:after="160" w:line="276" w:lineRule="auto"/>
        <w:rPr>
          <w:ins w:id="188" w:author="Jesse Brodkin" w:date="2024-09-05T12:32:00Z"/>
          <w:rFonts w:ascii="Aptos" w:eastAsia="Aptos" w:hAnsi="Aptos" w:cs="Aptos"/>
        </w:rPr>
        <w:pPrChange w:id="189" w:author="Jesse Brodkin" w:date="2024-09-05T12:32:00Z">
          <w:pPr/>
        </w:pPrChange>
      </w:pPr>
      <w:ins w:id="190" w:author="Jesse Brodkin" w:date="2024-09-05T12:32:00Z">
        <w:r w:rsidRPr="0ED4C33A">
          <w:rPr>
            <w:rFonts w:ascii="Aptos" w:eastAsia="Aptos" w:hAnsi="Aptos" w:cs="Aptos"/>
          </w:rPr>
          <w:t xml:space="preserve"> </w:t>
        </w:r>
      </w:ins>
    </w:p>
    <w:p w14:paraId="1C0F088B" w14:textId="5C631242" w:rsidR="74495EB5" w:rsidRDefault="74495EB5">
      <w:pPr>
        <w:spacing w:after="160" w:line="276" w:lineRule="auto"/>
        <w:rPr>
          <w:ins w:id="191" w:author="Jesse Brodkin" w:date="2024-09-05T12:32:00Z"/>
          <w:rFonts w:ascii="Aptos" w:eastAsia="Aptos" w:hAnsi="Aptos" w:cs="Aptos"/>
        </w:rPr>
        <w:pPrChange w:id="192" w:author="Jesse Brodkin" w:date="2024-09-05T12:32:00Z">
          <w:pPr/>
        </w:pPrChange>
      </w:pPr>
      <w:ins w:id="193" w:author="Jesse Brodkin" w:date="2024-09-05T12:32:00Z">
        <w:r w:rsidRPr="0ED4C33A">
          <w:rPr>
            <w:rFonts w:ascii="Aptos" w:eastAsia="Aptos" w:hAnsi="Aptos" w:cs="Aptos"/>
          </w:rPr>
          <w:t>The standard Graeco-Latin Square looks as follows:</w:t>
        </w:r>
      </w:ins>
    </w:p>
    <w:p w14:paraId="2C54A396" w14:textId="14B99F58" w:rsidR="74495EB5" w:rsidRDefault="74495EB5">
      <w:pPr>
        <w:spacing w:after="160" w:line="276" w:lineRule="auto"/>
        <w:rPr>
          <w:ins w:id="194" w:author="Jesse Brodkin" w:date="2024-09-05T12:32:00Z"/>
          <w:rFonts w:ascii="Aptos" w:eastAsia="Aptos" w:hAnsi="Aptos" w:cs="Aptos"/>
        </w:rPr>
        <w:pPrChange w:id="195" w:author="Jesse Brodkin" w:date="2024-09-05T12:32:00Z">
          <w:pPr/>
        </w:pPrChange>
      </w:pPr>
      <w:ins w:id="196" w:author="Jesse Brodkin" w:date="2024-09-05T12:32:00Z">
        <w:r w:rsidRPr="0ED4C33A">
          <w:rPr>
            <w:rFonts w:ascii="Aptos" w:eastAsia="Aptos" w:hAnsi="Aptos" w:cs="Aptos"/>
          </w:rPr>
          <w:t>----)</w:t>
        </w:r>
      </w:ins>
    </w:p>
    <w:p w14:paraId="02886025" w14:textId="75919F6C" w:rsidR="74495EB5" w:rsidRDefault="74495EB5">
      <w:pPr>
        <w:spacing w:after="160" w:line="276" w:lineRule="auto"/>
        <w:rPr>
          <w:ins w:id="197" w:author="Jesse Brodkin" w:date="2024-09-05T12:32:00Z"/>
          <w:rFonts w:ascii="Aptos" w:eastAsia="Aptos" w:hAnsi="Aptos" w:cs="Aptos"/>
        </w:rPr>
        <w:pPrChange w:id="198" w:author="Jesse Brodkin" w:date="2024-09-05T12:32:00Z">
          <w:pPr/>
        </w:pPrChange>
      </w:pPr>
      <w:ins w:id="199" w:author="Jesse Brodkin" w:date="2024-09-05T12:32:00Z">
        <w:r w:rsidRPr="0ED4C33A">
          <w:rPr>
            <w:rFonts w:ascii="Aptos" w:eastAsia="Aptos" w:hAnsi="Aptos" w:cs="Aptos"/>
          </w:rPr>
          <w:t>We randomly permute the rows and columns using R and arrive at the following Graeco-Latin Square.</w:t>
        </w:r>
      </w:ins>
    </w:p>
    <w:p w14:paraId="7E55B0D7" w14:textId="5BA499EE" w:rsidR="74495EB5" w:rsidRDefault="74495EB5">
      <w:pPr>
        <w:spacing w:after="160" w:line="276" w:lineRule="auto"/>
        <w:rPr>
          <w:ins w:id="200" w:author="Jesse Brodkin" w:date="2024-09-05T12:32:00Z"/>
          <w:rFonts w:ascii="Aptos" w:eastAsia="Aptos" w:hAnsi="Aptos" w:cs="Aptos"/>
        </w:rPr>
        <w:pPrChange w:id="201" w:author="Jesse Brodkin" w:date="2024-09-05T12:32:00Z">
          <w:pPr/>
        </w:pPrChange>
      </w:pPr>
      <w:ins w:id="202" w:author="Jesse Brodkin" w:date="2024-09-05T12:32:00Z">
        <w:r w:rsidRPr="0ED4C33A">
          <w:rPr>
            <w:rFonts w:ascii="Aptos" w:eastAsia="Aptos" w:hAnsi="Aptos" w:cs="Aptos"/>
          </w:rPr>
          <w:t xml:space="preserve"> </w:t>
        </w:r>
      </w:ins>
    </w:p>
    <w:p w14:paraId="48C5910D" w14:textId="26E6CF1E" w:rsidR="74495EB5" w:rsidRDefault="74495EB5">
      <w:pPr>
        <w:spacing w:after="160" w:line="276" w:lineRule="auto"/>
        <w:rPr>
          <w:ins w:id="203" w:author="Jesse Brodkin" w:date="2024-09-05T12:32:00Z"/>
          <w:rFonts w:ascii="Aptos" w:eastAsia="Aptos" w:hAnsi="Aptos" w:cs="Aptos"/>
        </w:rPr>
        <w:pPrChange w:id="204" w:author="Jesse Brodkin" w:date="2024-09-05T12:32:00Z">
          <w:pPr/>
        </w:pPrChange>
      </w:pPr>
      <w:ins w:id="205" w:author="Jesse Brodkin" w:date="2024-09-05T12:32:00Z">
        <w:r w:rsidRPr="0ED4C33A">
          <w:rPr>
            <w:rFonts w:ascii="Aptos" w:eastAsia="Aptos" w:hAnsi="Aptos" w:cs="Aptos"/>
          </w:rPr>
          <w:t>----)</w:t>
        </w:r>
      </w:ins>
    </w:p>
    <w:p w14:paraId="5879D98F" w14:textId="580D9576" w:rsidR="74495EB5" w:rsidRDefault="74495EB5">
      <w:pPr>
        <w:spacing w:after="160" w:line="276" w:lineRule="auto"/>
        <w:rPr>
          <w:ins w:id="206" w:author="Jesse Brodkin" w:date="2024-09-05T12:32:00Z"/>
          <w:rFonts w:ascii="Aptos" w:eastAsia="Aptos" w:hAnsi="Aptos" w:cs="Aptos"/>
        </w:rPr>
        <w:pPrChange w:id="207" w:author="Jesse Brodkin" w:date="2024-09-05T12:32:00Z">
          <w:pPr/>
        </w:pPrChange>
      </w:pPr>
      <w:ins w:id="208" w:author="Jesse Brodkin" w:date="2024-09-05T12:32:00Z">
        <w:r w:rsidRPr="0ED4C33A">
          <w:rPr>
            <w:rFonts w:ascii="Aptos" w:eastAsia="Aptos" w:hAnsi="Aptos" w:cs="Aptos"/>
          </w:rPr>
          <w:t>See the following key of ordered fertilizer types:</w:t>
        </w:r>
      </w:ins>
    </w:p>
    <w:p w14:paraId="6C2BB409" w14:textId="01649308" w:rsidR="74495EB5" w:rsidRDefault="74495EB5">
      <w:pPr>
        <w:spacing w:after="160" w:line="276" w:lineRule="auto"/>
        <w:rPr>
          <w:ins w:id="209" w:author="Jesse Brodkin" w:date="2024-09-05T12:32:00Z"/>
          <w:rFonts w:ascii="Aptos" w:eastAsia="Aptos" w:hAnsi="Aptos" w:cs="Aptos"/>
        </w:rPr>
        <w:pPrChange w:id="210" w:author="Jesse Brodkin" w:date="2024-09-05T12:32:00Z">
          <w:pPr/>
        </w:pPrChange>
      </w:pPr>
      <w:ins w:id="211" w:author="Jesse Brodkin" w:date="2024-09-05T12:32:00Z">
        <w:r w:rsidRPr="0ED4C33A">
          <w:rPr>
            <w:rFonts w:ascii="Aptos" w:eastAsia="Aptos" w:hAnsi="Aptos" w:cs="Aptos"/>
          </w:rPr>
          <w:t xml:space="preserve"> </w:t>
        </w:r>
      </w:ins>
    </w:p>
    <w:p w14:paraId="79FFD735" w14:textId="0D052648" w:rsidR="74495EB5" w:rsidRDefault="74495EB5">
      <w:pPr>
        <w:spacing w:after="160" w:line="276" w:lineRule="auto"/>
        <w:rPr>
          <w:ins w:id="212" w:author="Jesse Brodkin" w:date="2024-09-05T12:32:00Z"/>
          <w:rFonts w:ascii="Aptos" w:eastAsia="Aptos" w:hAnsi="Aptos" w:cs="Aptos"/>
        </w:rPr>
        <w:pPrChange w:id="213" w:author="Jesse Brodkin" w:date="2024-09-05T12:32:00Z">
          <w:pPr/>
        </w:pPrChange>
      </w:pPr>
      <w:ins w:id="214" w:author="Jesse Brodkin" w:date="2024-09-05T12:32:00Z">
        <w:r w:rsidRPr="0ED4C33A">
          <w:rPr>
            <w:rFonts w:ascii="Aptos" w:eastAsia="Aptos" w:hAnsi="Aptos" w:cs="Aptos"/>
          </w:rPr>
          <w:t>---)</w:t>
        </w:r>
      </w:ins>
    </w:p>
    <w:p w14:paraId="19750936" w14:textId="25C62321" w:rsidR="74495EB5" w:rsidRDefault="74495EB5">
      <w:pPr>
        <w:spacing w:after="160" w:line="276" w:lineRule="auto"/>
        <w:rPr>
          <w:ins w:id="215" w:author="Jesse Brodkin" w:date="2024-09-05T12:32:00Z"/>
          <w:rFonts w:ascii="Aptos" w:eastAsia="Aptos" w:hAnsi="Aptos" w:cs="Aptos"/>
        </w:rPr>
        <w:pPrChange w:id="216" w:author="Jesse Brodkin" w:date="2024-09-05T12:32:00Z">
          <w:pPr/>
        </w:pPrChange>
      </w:pPr>
      <w:ins w:id="217" w:author="Jesse Brodkin" w:date="2024-09-05T12:32:00Z">
        <w:r w:rsidRPr="0ED4C33A">
          <w:rPr>
            <w:rFonts w:ascii="Aptos" w:eastAsia="Aptos" w:hAnsi="Aptos" w:cs="Aptos"/>
          </w:rPr>
          <w:t>In order to randomly assign the treatment factor (fertilizer type) to experimental units, we use R to create every possible permutation of experimental units A, B, C and D. Then we use another R function to randomly select a permutation of these Letters.</w:t>
        </w:r>
      </w:ins>
    </w:p>
    <w:p w14:paraId="70776EAD" w14:textId="3C8E0932" w:rsidR="74495EB5" w:rsidRDefault="74495EB5">
      <w:pPr>
        <w:spacing w:after="160" w:line="276" w:lineRule="auto"/>
        <w:rPr>
          <w:ins w:id="218" w:author="Jesse Brodkin" w:date="2024-09-05T12:32:00Z"/>
          <w:rFonts w:ascii="Aptos" w:eastAsia="Aptos" w:hAnsi="Aptos" w:cs="Aptos"/>
        </w:rPr>
        <w:pPrChange w:id="219" w:author="Jesse Brodkin" w:date="2024-09-05T12:32:00Z">
          <w:pPr/>
        </w:pPrChange>
      </w:pPr>
      <w:ins w:id="220" w:author="Jesse Brodkin" w:date="2024-09-05T12:32:00Z">
        <w:r w:rsidRPr="0ED4C33A">
          <w:rPr>
            <w:rFonts w:ascii="Aptos" w:eastAsia="Aptos" w:hAnsi="Aptos" w:cs="Aptos"/>
          </w:rPr>
          <w:t xml:space="preserve"> </w:t>
        </w:r>
      </w:ins>
      <w:ins w:id="221" w:author="Alex Cristaudo" w:date="2024-09-05T14:34:00Z" w16du:dateUtc="2024-09-05T12:34:00Z">
        <w:r w:rsidR="00EF72F8">
          <w:rPr>
            <w:rFonts w:ascii="Aptos" w:eastAsia="Aptos" w:hAnsi="Aptos" w:cs="Aptos"/>
          </w:rPr>
          <w:t xml:space="preserve">The first </w:t>
        </w:r>
        <w:r w:rsidR="00CA7F6B">
          <w:rPr>
            <w:rFonts w:ascii="Aptos" w:eastAsia="Aptos" w:hAnsi="Aptos" w:cs="Aptos"/>
          </w:rPr>
          <w:t>letter that comes up is assigned to treatment 1, … and so on with treatment 1,2,3,4 being de</w:t>
        </w:r>
      </w:ins>
      <w:ins w:id="222" w:author="Alex Cristaudo" w:date="2024-09-05T14:35:00Z" w16du:dateUtc="2024-09-05T12:35:00Z">
        <w:r w:rsidR="00CA7F6B">
          <w:rPr>
            <w:rFonts w:ascii="Aptos" w:eastAsia="Aptos" w:hAnsi="Aptos" w:cs="Aptos"/>
          </w:rPr>
          <w:t xml:space="preserve">cided prior to the permutation being </w:t>
        </w:r>
        <w:proofErr w:type="spellStart"/>
        <w:r w:rsidR="00CA7F6B">
          <w:rPr>
            <w:rFonts w:ascii="Aptos" w:eastAsia="Aptos" w:hAnsi="Aptos" w:cs="Aptos"/>
          </w:rPr>
          <w:t>generated</w:t>
        </w:r>
      </w:ins>
      <w:proofErr w:type="spellEnd"/>
    </w:p>
    <w:p w14:paraId="7DD56B16" w14:textId="2420376B" w:rsidR="74495EB5" w:rsidRDefault="74495EB5">
      <w:pPr>
        <w:spacing w:after="160" w:line="276" w:lineRule="auto"/>
        <w:rPr>
          <w:ins w:id="223" w:author="Jesse Brodkin" w:date="2024-09-05T12:32:00Z"/>
          <w:rFonts w:ascii="Aptos" w:eastAsia="Aptos" w:hAnsi="Aptos" w:cs="Aptos"/>
        </w:rPr>
        <w:pPrChange w:id="224" w:author="Jesse Brodkin" w:date="2024-09-05T12:32:00Z">
          <w:pPr/>
        </w:pPrChange>
      </w:pPr>
      <w:ins w:id="225" w:author="Jesse Brodkin" w:date="2024-09-05T12:32:00Z">
        <w:r w:rsidRPr="0ED4C33A">
          <w:rPr>
            <w:rFonts w:ascii="Aptos" w:eastAsia="Aptos" w:hAnsi="Aptos" w:cs="Aptos"/>
          </w:rPr>
          <w:t>The permutation is as follows: B, C, D, A</w:t>
        </w:r>
      </w:ins>
    </w:p>
    <w:p w14:paraId="008027A8" w14:textId="21BBCEFE" w:rsidR="74495EB5" w:rsidRDefault="74495EB5">
      <w:pPr>
        <w:spacing w:after="160" w:line="276" w:lineRule="auto"/>
        <w:rPr>
          <w:ins w:id="226" w:author="Jesse Brodkin" w:date="2024-09-05T12:32:00Z"/>
          <w:rFonts w:ascii="Aptos" w:eastAsia="Aptos" w:hAnsi="Aptos" w:cs="Aptos"/>
        </w:rPr>
        <w:pPrChange w:id="227" w:author="Jesse Brodkin" w:date="2024-09-05T12:32:00Z">
          <w:pPr/>
        </w:pPrChange>
      </w:pPr>
      <w:ins w:id="228" w:author="Jesse Brodkin" w:date="2024-09-05T12:32:00Z">
        <w:r w:rsidRPr="0ED4C33A">
          <w:rPr>
            <w:rFonts w:ascii="Aptos" w:eastAsia="Aptos" w:hAnsi="Aptos" w:cs="Aptos"/>
          </w:rPr>
          <w:t xml:space="preserve"> </w:t>
        </w:r>
      </w:ins>
    </w:p>
    <w:p w14:paraId="1795BBAC" w14:textId="376526A8" w:rsidR="74495EB5" w:rsidRDefault="74495EB5">
      <w:pPr>
        <w:spacing w:after="160" w:line="276" w:lineRule="auto"/>
        <w:rPr>
          <w:ins w:id="229" w:author="Jesse Brodkin" w:date="2024-09-05T12:32:00Z"/>
          <w:rFonts w:ascii="Aptos" w:eastAsia="Aptos" w:hAnsi="Aptos" w:cs="Aptos"/>
        </w:rPr>
        <w:pPrChange w:id="230" w:author="Jesse Brodkin" w:date="2024-09-05T12:32:00Z">
          <w:pPr/>
        </w:pPrChange>
      </w:pPr>
      <w:ins w:id="231" w:author="Jesse Brodkin" w:date="2024-09-05T12:32:00Z">
        <w:r w:rsidRPr="0ED4C33A">
          <w:rPr>
            <w:rFonts w:ascii="Aptos" w:eastAsia="Aptos" w:hAnsi="Aptos" w:cs="Aptos"/>
          </w:rPr>
          <w:t>We match each Soil type to its position in the permutation, meaning the following assignment occurs:</w:t>
        </w:r>
      </w:ins>
    </w:p>
    <w:p w14:paraId="001FEBD3" w14:textId="6A3F5378" w:rsidR="74495EB5" w:rsidRDefault="74495EB5">
      <w:pPr>
        <w:spacing w:after="160" w:line="276" w:lineRule="auto"/>
        <w:rPr>
          <w:ins w:id="232" w:author="Jesse Brodkin" w:date="2024-09-05T12:32:00Z"/>
          <w:rFonts w:ascii="Aptos" w:eastAsia="Aptos" w:hAnsi="Aptos" w:cs="Aptos"/>
        </w:rPr>
        <w:pPrChange w:id="233" w:author="Jesse Brodkin" w:date="2024-09-05T12:32:00Z">
          <w:pPr/>
        </w:pPrChange>
      </w:pPr>
      <w:ins w:id="234" w:author="Jesse Brodkin" w:date="2024-09-05T12:32:00Z">
        <w:r w:rsidRPr="0ED4C33A">
          <w:rPr>
            <w:rFonts w:ascii="Aptos" w:eastAsia="Aptos" w:hAnsi="Aptos" w:cs="Aptos"/>
          </w:rPr>
          <w:t xml:space="preserve"> </w:t>
        </w:r>
      </w:ins>
    </w:p>
    <w:p w14:paraId="5DFE2128" w14:textId="3B4D60B9" w:rsidR="74495EB5" w:rsidRDefault="74495EB5">
      <w:pPr>
        <w:spacing w:after="160" w:line="276" w:lineRule="auto"/>
        <w:rPr>
          <w:ins w:id="235" w:author="Jesse Brodkin" w:date="2024-09-05T12:32:00Z"/>
          <w:rFonts w:ascii="Aptos" w:eastAsia="Aptos" w:hAnsi="Aptos" w:cs="Aptos"/>
        </w:rPr>
        <w:pPrChange w:id="236" w:author="Jesse Brodkin" w:date="2024-09-05T12:32:00Z">
          <w:pPr/>
        </w:pPrChange>
      </w:pPr>
      <w:ins w:id="237" w:author="Jesse Brodkin" w:date="2024-09-05T12:32:00Z">
        <w:r w:rsidRPr="0ED4C33A">
          <w:rPr>
            <w:rFonts w:ascii="Aptos" w:eastAsia="Aptos" w:hAnsi="Aptos" w:cs="Aptos"/>
          </w:rPr>
          <w:t>---)</w:t>
        </w:r>
      </w:ins>
    </w:p>
    <w:p w14:paraId="2E0628A6" w14:textId="7310C586" w:rsidR="0ED4C33A" w:rsidRDefault="0ED4C33A">
      <w:pPr>
        <w:spacing w:after="160" w:line="276" w:lineRule="auto"/>
        <w:rPr>
          <w:ins w:id="238" w:author="Jesse Brodkin" w:date="2024-09-05T12:32:00Z"/>
          <w:rFonts w:ascii="Aptos" w:eastAsia="Aptos" w:hAnsi="Aptos" w:cs="Aptos"/>
        </w:rPr>
        <w:pPrChange w:id="239" w:author="Jesse Brodkin" w:date="2024-09-05T12:32:00Z">
          <w:pPr/>
        </w:pPrChange>
      </w:pPr>
    </w:p>
    <w:p w14:paraId="4D681CEE" w14:textId="3D5B080A" w:rsidR="3C7DA8F1" w:rsidRDefault="00456B00" w:rsidP="3C7DA8F1">
      <w:pPr>
        <w:rPr>
          <w:ins w:id="240" w:author="Alex Cristaudo" w:date="2024-09-05T14:47:00Z" w16du:dateUtc="2024-09-05T12:47:00Z"/>
        </w:rPr>
      </w:pPr>
      <w:ins w:id="241" w:author="Alex Cristaudo" w:date="2024-09-05T14:45:00Z" w16du:dateUtc="2024-09-05T12:45:00Z">
        <w:r>
          <w:t xml:space="preserve">Randomize the order in which the </w:t>
        </w:r>
        <w:r w:rsidR="00597818">
          <w:t>crops are harveste</w:t>
        </w:r>
      </w:ins>
      <w:ins w:id="242" w:author="Alex Cristaudo" w:date="2024-09-05T14:46:00Z" w16du:dateUtc="2024-09-05T12:46:00Z">
        <w:r w:rsidR="00597818">
          <w:t>d</w:t>
        </w:r>
        <w:r w:rsidR="007C66B9">
          <w:t xml:space="preserve"> and the order that they are planted</w:t>
        </w:r>
      </w:ins>
    </w:p>
    <w:p w14:paraId="2751A907" w14:textId="77777777" w:rsidR="00F175B5" w:rsidRDefault="00F175B5" w:rsidP="3C7DA8F1">
      <w:pPr>
        <w:rPr>
          <w:ins w:id="243" w:author="Alex Cristaudo" w:date="2024-09-05T14:47:00Z" w16du:dateUtc="2024-09-05T12:47:00Z"/>
        </w:rPr>
      </w:pPr>
    </w:p>
    <w:p w14:paraId="0C71C1F7" w14:textId="4F59FD32" w:rsidR="003D4B3F" w:rsidRDefault="00F175B5" w:rsidP="3C7DA8F1">
      <w:ins w:id="244" w:author="Alex Cristaudo" w:date="2024-09-05T14:47:00Z" w16du:dateUtc="2024-09-05T12:47:00Z">
        <w:r>
          <w:t>Do the same permutation idea</w:t>
        </w:r>
      </w:ins>
      <w:ins w:id="245" w:author="Alex Cristaudo" w:date="2024-09-05T14:48:00Z" w16du:dateUtc="2024-09-05T12:48:00Z">
        <w:r w:rsidR="000E6293">
          <w:t>. Number plots 1 – 16</w:t>
        </w:r>
        <w:r w:rsidR="00B43536">
          <w:t xml:space="preserve">, and experimental units A - </w:t>
        </w:r>
        <w:r w:rsidR="00487DBF">
          <w:t>P</w:t>
        </w:r>
        <w:r w:rsidR="000E6293">
          <w:t xml:space="preserve"> and generate a random permutation of letters </w:t>
        </w:r>
      </w:ins>
    </w:p>
    <w:p w14:paraId="41D34703" w14:textId="77777777" w:rsidR="00E239C4" w:rsidRDefault="00E239C4" w:rsidP="00E239C4">
      <w:pPr>
        <w:ind w:left="360"/>
      </w:pPr>
    </w:p>
    <w:p w14:paraId="604B8B56" w14:textId="77777777" w:rsidR="00E239C4" w:rsidRDefault="00E239C4" w:rsidP="00E239C4">
      <w:pPr>
        <w:ind w:left="360"/>
      </w:pPr>
    </w:p>
    <w:p w14:paraId="14556D40" w14:textId="77777777" w:rsidR="00E239C4" w:rsidRDefault="00E239C4" w:rsidP="00E239C4">
      <w:pPr>
        <w:ind w:left="360"/>
      </w:pPr>
    </w:p>
    <w:p w14:paraId="1D0D0546" w14:textId="77777777" w:rsidR="00E239C4" w:rsidRPr="00E239C4" w:rsidRDefault="00E239C4" w:rsidP="00E239C4">
      <w:pPr>
        <w:ind w:left="360"/>
        <w:rPr>
          <w:b/>
          <w:bCs/>
        </w:rPr>
      </w:pPr>
      <w:r w:rsidRPr="00E239C4">
        <w:rPr>
          <w:b/>
          <w:bCs/>
        </w:rPr>
        <w:t>1. Agricultural Experiment with Additional Factors</w:t>
      </w:r>
    </w:p>
    <w:p w14:paraId="17901E15" w14:textId="77777777" w:rsidR="00E239C4" w:rsidRPr="00E239C4" w:rsidRDefault="00E239C4" w:rsidP="00E239C4">
      <w:pPr>
        <w:numPr>
          <w:ilvl w:val="0"/>
          <w:numId w:val="2"/>
        </w:numPr>
      </w:pPr>
      <w:r w:rsidRPr="00E239C4">
        <w:rPr>
          <w:b/>
          <w:bCs/>
        </w:rPr>
        <w:t>Objective:</w:t>
      </w:r>
      <w:r w:rsidRPr="00E239C4">
        <w:t xml:space="preserve"> To test the effect of different fertilizers on crop yield.</w:t>
      </w:r>
    </w:p>
    <w:p w14:paraId="0EDEC254" w14:textId="77777777" w:rsidR="00E239C4" w:rsidRPr="00E239C4" w:rsidRDefault="00E239C4" w:rsidP="00E239C4">
      <w:pPr>
        <w:numPr>
          <w:ilvl w:val="0"/>
          <w:numId w:val="2"/>
        </w:numPr>
      </w:pPr>
      <w:r w:rsidRPr="00E239C4">
        <w:rPr>
          <w:b/>
          <w:bCs/>
        </w:rPr>
        <w:t>Blocking factors:</w:t>
      </w:r>
    </w:p>
    <w:p w14:paraId="12D1DAEC" w14:textId="77777777" w:rsidR="00E239C4" w:rsidRPr="00E239C4" w:rsidRDefault="00E239C4" w:rsidP="00E239C4">
      <w:pPr>
        <w:numPr>
          <w:ilvl w:val="1"/>
          <w:numId w:val="2"/>
        </w:numPr>
      </w:pPr>
      <w:r w:rsidRPr="00E239C4">
        <w:t>Type of soil (first blocking factor)</w:t>
      </w:r>
    </w:p>
    <w:p w14:paraId="17C85160" w14:textId="77777777" w:rsidR="00E239C4" w:rsidRPr="00E239C4" w:rsidRDefault="00E239C4" w:rsidP="00E239C4">
      <w:pPr>
        <w:numPr>
          <w:ilvl w:val="1"/>
          <w:numId w:val="2"/>
        </w:numPr>
      </w:pPr>
      <w:r w:rsidRPr="00E239C4">
        <w:t>Crop variety (second blocking factor)</w:t>
      </w:r>
    </w:p>
    <w:p w14:paraId="7AE687D8" w14:textId="77777777" w:rsidR="00E239C4" w:rsidRPr="00E239C4" w:rsidRDefault="00E239C4" w:rsidP="00E239C4">
      <w:pPr>
        <w:numPr>
          <w:ilvl w:val="1"/>
          <w:numId w:val="2"/>
        </w:numPr>
      </w:pPr>
      <w:r w:rsidRPr="00E239C4">
        <w:t>Plot orientation (third blocking factor, e.g., north, south, east, west)</w:t>
      </w:r>
    </w:p>
    <w:p w14:paraId="78F65D9B" w14:textId="77777777" w:rsidR="00E239C4" w:rsidRPr="00E239C4" w:rsidRDefault="00E239C4" w:rsidP="00E239C4">
      <w:pPr>
        <w:numPr>
          <w:ilvl w:val="0"/>
          <w:numId w:val="2"/>
        </w:numPr>
      </w:pPr>
      <w:r w:rsidRPr="00E239C4">
        <w:rPr>
          <w:b/>
          <w:bCs/>
        </w:rPr>
        <w:t>Experimental treatments:</w:t>
      </w:r>
      <w:r w:rsidRPr="00E239C4">
        <w:t xml:space="preserve"> Different fertilizers (factor being tested)</w:t>
      </w:r>
    </w:p>
    <w:p w14:paraId="1E71F1FB" w14:textId="77777777" w:rsidR="00E239C4" w:rsidRPr="00E239C4" w:rsidRDefault="00E239C4" w:rsidP="00E239C4">
      <w:pPr>
        <w:numPr>
          <w:ilvl w:val="0"/>
          <w:numId w:val="2"/>
        </w:numPr>
      </w:pPr>
      <w:r w:rsidRPr="00E239C4">
        <w:rPr>
          <w:b/>
          <w:bCs/>
        </w:rPr>
        <w:t>Experiment design:</w:t>
      </w:r>
      <w:r w:rsidRPr="00E239C4">
        <w:t xml:space="preserve"> Each combination of soil type, crop variety, and plot orientation would appear with every fertilizer type, controlling for the variability from all three sources.</w:t>
      </w:r>
    </w:p>
    <w:p w14:paraId="182E94E9" w14:textId="77777777" w:rsidR="00E239C4" w:rsidRDefault="00E239C4" w:rsidP="00E239C4">
      <w:pPr>
        <w:ind w:left="360"/>
      </w:pPr>
    </w:p>
    <w:p w14:paraId="273BBA85" w14:textId="629ADE52" w:rsidR="17227D67" w:rsidRDefault="17227D67" w:rsidP="17227D67">
      <w:pPr>
        <w:ind w:left="360"/>
      </w:pPr>
    </w:p>
    <w:p w14:paraId="78BFB49A" w14:textId="27067E36" w:rsidR="17227D67" w:rsidRDefault="40FBA7FD" w:rsidP="067F345B">
      <w:pPr>
        <w:spacing w:after="160" w:line="276" w:lineRule="auto"/>
      </w:pPr>
      <w:r w:rsidRPr="067F345B">
        <w:rPr>
          <w:rFonts w:ascii="Aptos" w:eastAsia="Aptos" w:hAnsi="Aptos" w:cs="Aptos"/>
        </w:rPr>
        <w:t>4) Experimental Procedure:</w:t>
      </w:r>
    </w:p>
    <w:p w14:paraId="5FB0EFFF" w14:textId="24DEFA3D" w:rsidR="17227D67" w:rsidRDefault="40FBA7FD" w:rsidP="067F345B">
      <w:pPr>
        <w:spacing w:after="160" w:line="276" w:lineRule="auto"/>
      </w:pPr>
      <w:r w:rsidRPr="067F345B">
        <w:rPr>
          <w:rFonts w:ascii="Aptos" w:eastAsia="Aptos" w:hAnsi="Aptos" w:cs="Aptos"/>
        </w:rPr>
        <w:t xml:space="preserve"> </w:t>
      </w:r>
    </w:p>
    <w:p w14:paraId="33E1C508" w14:textId="556D32E4" w:rsidR="17227D67" w:rsidRDefault="00CC27E0" w:rsidP="067F345B">
      <w:pPr>
        <w:spacing w:after="160" w:line="276" w:lineRule="auto"/>
        <w:rPr>
          <w:rFonts w:ascii="Aptos" w:eastAsia="Aptos" w:hAnsi="Aptos" w:cs="Aptos"/>
        </w:rPr>
      </w:pPr>
      <w:r>
        <w:rPr>
          <w:rFonts w:ascii="Aptos" w:eastAsia="Aptos" w:hAnsi="Aptos" w:cs="Aptos"/>
        </w:rPr>
        <w:t>Secure one big plot of land, and divide the land into 16 suitable plots, with the plots large enough such that the effect of growing a plant in one plot does not affect any other plots. The use of one big land will minimise temperature and rainfall variance.</w:t>
      </w:r>
      <w:r w:rsidR="40FBA7FD" w:rsidRPr="067F345B">
        <w:rPr>
          <w:rFonts w:ascii="Aptos" w:eastAsia="Aptos" w:hAnsi="Aptos" w:cs="Aptos"/>
        </w:rPr>
        <w:t xml:space="preserve"> </w:t>
      </w:r>
      <w:r w:rsidR="00A46F56">
        <w:rPr>
          <w:rFonts w:ascii="Aptos" w:eastAsia="Aptos" w:hAnsi="Aptos" w:cs="Aptos"/>
        </w:rPr>
        <w:t xml:space="preserve">Within each plot, the plants should be equally spaced apart. </w:t>
      </w:r>
      <w:r w:rsidR="40FBA7FD" w:rsidRPr="067F345B">
        <w:rPr>
          <w:rFonts w:ascii="Aptos" w:eastAsia="Aptos" w:hAnsi="Aptos" w:cs="Aptos"/>
        </w:rPr>
        <w:t xml:space="preserve">After the Graeco-Latin square has been permuted, replace the appropriate plots with their chosen soil type, then terraform the selected plots to the desired slope and plant the selected type of crop in each plot. Keeping in mind that the crops are planted in the desired order. Fertilize the desired plots according </w:t>
      </w:r>
      <w:r w:rsidR="40FBA7FD" w:rsidRPr="46756A5E">
        <w:rPr>
          <w:rFonts w:ascii="Aptos" w:eastAsia="Aptos" w:hAnsi="Aptos" w:cs="Aptos"/>
        </w:rPr>
        <w:t xml:space="preserve">to </w:t>
      </w:r>
      <w:r w:rsidR="40FBA7FD" w:rsidRPr="067F345B">
        <w:rPr>
          <w:rFonts w:ascii="Aptos" w:eastAsia="Aptos" w:hAnsi="Aptos" w:cs="Aptos"/>
        </w:rPr>
        <w:t>the randomized permutation.</w:t>
      </w:r>
    </w:p>
    <w:p w14:paraId="127BE1AA" w14:textId="6684AEC7" w:rsidR="17227D67" w:rsidRDefault="40FBA7FD" w:rsidP="067F345B">
      <w:pPr>
        <w:spacing w:after="160" w:line="276" w:lineRule="auto"/>
      </w:pPr>
      <w:r w:rsidRPr="067F345B">
        <w:rPr>
          <w:rFonts w:ascii="Aptos" w:eastAsia="Aptos" w:hAnsi="Aptos" w:cs="Aptos"/>
        </w:rPr>
        <w:t xml:space="preserve"> </w:t>
      </w:r>
    </w:p>
    <w:p w14:paraId="348BC05F" w14:textId="210A75F9" w:rsidR="17227D67" w:rsidRPr="00E903AB" w:rsidRDefault="00297377" w:rsidP="067F345B">
      <w:pPr>
        <w:spacing w:after="160" w:line="276" w:lineRule="auto"/>
      </w:pPr>
      <w:r>
        <w:rPr>
          <w:rFonts w:ascii="Aptos" w:eastAsia="Aptos" w:hAnsi="Aptos" w:cs="Aptos"/>
        </w:rPr>
        <w:t>Hire Braden Pillay to do this</w:t>
      </w:r>
      <w:r w:rsidR="00E903AB">
        <w:rPr>
          <w:rFonts w:ascii="Aptos" w:eastAsia="Aptos" w:hAnsi="Aptos" w:cs="Aptos"/>
        </w:rPr>
        <w:t xml:space="preserve"> [He gets a couple of cents every day he does this]</w:t>
      </w:r>
      <w:r>
        <w:rPr>
          <w:rFonts w:ascii="Aptos" w:eastAsia="Aptos" w:hAnsi="Aptos" w:cs="Aptos"/>
        </w:rPr>
        <w:t xml:space="preserve">: </w:t>
      </w:r>
      <w:r w:rsidR="40FBA7FD" w:rsidRPr="067F345B">
        <w:rPr>
          <w:rFonts w:ascii="Aptos" w:eastAsia="Aptos" w:hAnsi="Aptos" w:cs="Aptos"/>
        </w:rPr>
        <w:t>Water the plots regularly</w:t>
      </w:r>
      <w:r w:rsidR="00B0748E">
        <w:rPr>
          <w:rFonts w:ascii="Aptos" w:eastAsia="Aptos" w:hAnsi="Aptos" w:cs="Aptos"/>
        </w:rPr>
        <w:t>, based on the plant type and how much water that plant needs,</w:t>
      </w:r>
      <w:r w:rsidR="40FBA7FD" w:rsidRPr="067F345B">
        <w:rPr>
          <w:rFonts w:ascii="Aptos" w:eastAsia="Aptos" w:hAnsi="Aptos" w:cs="Aptos"/>
        </w:rPr>
        <w:t xml:space="preserve"> and </w:t>
      </w:r>
      <w:r w:rsidR="00083302">
        <w:rPr>
          <w:rFonts w:ascii="Aptos" w:eastAsia="Aptos" w:hAnsi="Aptos" w:cs="Aptos"/>
        </w:rPr>
        <w:t>after</w:t>
      </w:r>
      <w:r w:rsidR="003D37F5">
        <w:rPr>
          <w:rFonts w:ascii="Aptos" w:eastAsia="Aptos" w:hAnsi="Aptos" w:cs="Aptos"/>
        </w:rPr>
        <w:t xml:space="preserve"> </w:t>
      </w:r>
      <w:r w:rsidR="002F0AA5">
        <w:rPr>
          <w:rFonts w:ascii="Aptos" w:eastAsia="Aptos" w:hAnsi="Aptos" w:cs="Aptos"/>
        </w:rPr>
        <w:t>4</w:t>
      </w:r>
      <w:r w:rsidR="003D37F5">
        <w:rPr>
          <w:rFonts w:ascii="Aptos" w:eastAsia="Aptos" w:hAnsi="Aptos" w:cs="Aptos"/>
        </w:rPr>
        <w:t xml:space="preserve"> months,</w:t>
      </w:r>
      <w:r w:rsidR="00083302">
        <w:rPr>
          <w:rFonts w:ascii="Aptos" w:eastAsia="Aptos" w:hAnsi="Aptos" w:cs="Aptos"/>
        </w:rPr>
        <w:t xml:space="preserve"> </w:t>
      </w:r>
      <w:r w:rsidR="40FBA7FD" w:rsidRPr="067F345B">
        <w:rPr>
          <w:rFonts w:ascii="Aptos" w:eastAsia="Aptos" w:hAnsi="Aptos" w:cs="Aptos"/>
        </w:rPr>
        <w:t>harvest the crops in the selected order. Weigh each plot’s produce after harvesting and record the weight.</w:t>
      </w:r>
      <w:r w:rsidR="00E903AB">
        <w:rPr>
          <w:rFonts w:ascii="Aptos" w:eastAsia="Aptos" w:hAnsi="Aptos" w:cs="Aptos"/>
        </w:rPr>
        <w:t xml:space="preserve"> That is the observation for that experimental </w:t>
      </w:r>
      <w:proofErr w:type="spellStart"/>
      <w:r w:rsidR="00E903AB">
        <w:rPr>
          <w:rFonts w:ascii="Aptos" w:eastAsia="Aptos" w:hAnsi="Aptos" w:cs="Aptos"/>
        </w:rPr>
        <w:t>unig</w:t>
      </w:r>
      <w:proofErr w:type="spellEnd"/>
    </w:p>
    <w:p w14:paraId="21CFB1AC" w14:textId="59218BF3" w:rsidR="00E239C4" w:rsidRDefault="00E239C4" w:rsidP="00E239C4">
      <w:pPr>
        <w:ind w:left="360"/>
      </w:pPr>
    </w:p>
    <w:sectPr w:rsidR="00E23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E1530"/>
    <w:multiLevelType w:val="hybridMultilevel"/>
    <w:tmpl w:val="A00A2DC8"/>
    <w:lvl w:ilvl="0" w:tplc="D870D3BE">
      <w:start w:val="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677301"/>
    <w:multiLevelType w:val="multilevel"/>
    <w:tmpl w:val="7570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463A6"/>
    <w:multiLevelType w:val="hybridMultilevel"/>
    <w:tmpl w:val="5930FC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5165973">
    <w:abstractNumId w:val="2"/>
  </w:num>
  <w:num w:numId="2" w16cid:durableId="1037125436">
    <w:abstractNumId w:val="1"/>
  </w:num>
  <w:num w:numId="3" w16cid:durableId="176121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4"/>
    <w:rsid w:val="000000BA"/>
    <w:rsid w:val="0000021A"/>
    <w:rsid w:val="00012151"/>
    <w:rsid w:val="00012C3A"/>
    <w:rsid w:val="00024F84"/>
    <w:rsid w:val="00030281"/>
    <w:rsid w:val="000548FC"/>
    <w:rsid w:val="00055ED0"/>
    <w:rsid w:val="00056C0E"/>
    <w:rsid w:val="00074D62"/>
    <w:rsid w:val="00081AC3"/>
    <w:rsid w:val="00083302"/>
    <w:rsid w:val="00084A0D"/>
    <w:rsid w:val="000A1DB0"/>
    <w:rsid w:val="000D38E3"/>
    <w:rsid w:val="000D4228"/>
    <w:rsid w:val="000D6CDA"/>
    <w:rsid w:val="000E19CE"/>
    <w:rsid w:val="000E6293"/>
    <w:rsid w:val="00101D8A"/>
    <w:rsid w:val="00103688"/>
    <w:rsid w:val="0011337A"/>
    <w:rsid w:val="001347AD"/>
    <w:rsid w:val="00147EE1"/>
    <w:rsid w:val="00157095"/>
    <w:rsid w:val="00177985"/>
    <w:rsid w:val="00177EA4"/>
    <w:rsid w:val="00181EE8"/>
    <w:rsid w:val="00184799"/>
    <w:rsid w:val="00193E45"/>
    <w:rsid w:val="001D4AF2"/>
    <w:rsid w:val="001E1B5F"/>
    <w:rsid w:val="001F009F"/>
    <w:rsid w:val="002055A9"/>
    <w:rsid w:val="00206E0C"/>
    <w:rsid w:val="002160F0"/>
    <w:rsid w:val="0026021C"/>
    <w:rsid w:val="0027018E"/>
    <w:rsid w:val="0027608F"/>
    <w:rsid w:val="00276320"/>
    <w:rsid w:val="00297377"/>
    <w:rsid w:val="002A135F"/>
    <w:rsid w:val="002C09A6"/>
    <w:rsid w:val="002E6FE6"/>
    <w:rsid w:val="002F0AA5"/>
    <w:rsid w:val="002F45E0"/>
    <w:rsid w:val="002F5409"/>
    <w:rsid w:val="0031181B"/>
    <w:rsid w:val="003319E3"/>
    <w:rsid w:val="00335D17"/>
    <w:rsid w:val="00342826"/>
    <w:rsid w:val="00397380"/>
    <w:rsid w:val="003C24FA"/>
    <w:rsid w:val="003D37F5"/>
    <w:rsid w:val="003D4B3F"/>
    <w:rsid w:val="003D550C"/>
    <w:rsid w:val="003F29B7"/>
    <w:rsid w:val="003F668E"/>
    <w:rsid w:val="003F6F39"/>
    <w:rsid w:val="004259B1"/>
    <w:rsid w:val="0044305E"/>
    <w:rsid w:val="00456B00"/>
    <w:rsid w:val="00467888"/>
    <w:rsid w:val="00473DD9"/>
    <w:rsid w:val="00476703"/>
    <w:rsid w:val="00487DBF"/>
    <w:rsid w:val="00491652"/>
    <w:rsid w:val="00493B4F"/>
    <w:rsid w:val="004A4135"/>
    <w:rsid w:val="004B2431"/>
    <w:rsid w:val="004C7CDC"/>
    <w:rsid w:val="004E5675"/>
    <w:rsid w:val="00514994"/>
    <w:rsid w:val="0051690B"/>
    <w:rsid w:val="00520A1B"/>
    <w:rsid w:val="005231D7"/>
    <w:rsid w:val="005467EC"/>
    <w:rsid w:val="00561281"/>
    <w:rsid w:val="00570536"/>
    <w:rsid w:val="00597818"/>
    <w:rsid w:val="005B479D"/>
    <w:rsid w:val="005C09ED"/>
    <w:rsid w:val="005C0E86"/>
    <w:rsid w:val="005C3BCE"/>
    <w:rsid w:val="005C7AE6"/>
    <w:rsid w:val="005D6228"/>
    <w:rsid w:val="005F0331"/>
    <w:rsid w:val="005F51DF"/>
    <w:rsid w:val="005F5FD1"/>
    <w:rsid w:val="00645949"/>
    <w:rsid w:val="0066315A"/>
    <w:rsid w:val="006828F8"/>
    <w:rsid w:val="0068608E"/>
    <w:rsid w:val="00695BD4"/>
    <w:rsid w:val="006B3168"/>
    <w:rsid w:val="006C6F6D"/>
    <w:rsid w:val="006D5383"/>
    <w:rsid w:val="006E4253"/>
    <w:rsid w:val="006F25D2"/>
    <w:rsid w:val="006F2603"/>
    <w:rsid w:val="00706CCC"/>
    <w:rsid w:val="00720F96"/>
    <w:rsid w:val="0074362C"/>
    <w:rsid w:val="00746904"/>
    <w:rsid w:val="007509AF"/>
    <w:rsid w:val="00756D7B"/>
    <w:rsid w:val="0076791D"/>
    <w:rsid w:val="00782FE0"/>
    <w:rsid w:val="00795749"/>
    <w:rsid w:val="007A2E11"/>
    <w:rsid w:val="007A321A"/>
    <w:rsid w:val="007A6CB0"/>
    <w:rsid w:val="007C66B9"/>
    <w:rsid w:val="007D21D9"/>
    <w:rsid w:val="007D39A3"/>
    <w:rsid w:val="007D470D"/>
    <w:rsid w:val="007E25A8"/>
    <w:rsid w:val="00823C96"/>
    <w:rsid w:val="00837153"/>
    <w:rsid w:val="0085063B"/>
    <w:rsid w:val="008579D9"/>
    <w:rsid w:val="008858E5"/>
    <w:rsid w:val="00891DCA"/>
    <w:rsid w:val="00896A3A"/>
    <w:rsid w:val="008B01D3"/>
    <w:rsid w:val="009026AF"/>
    <w:rsid w:val="00924854"/>
    <w:rsid w:val="00946B99"/>
    <w:rsid w:val="00953C8F"/>
    <w:rsid w:val="009561A8"/>
    <w:rsid w:val="00987900"/>
    <w:rsid w:val="009927E9"/>
    <w:rsid w:val="00996DC0"/>
    <w:rsid w:val="009A5968"/>
    <w:rsid w:val="009C4D2A"/>
    <w:rsid w:val="009D57DF"/>
    <w:rsid w:val="009E1386"/>
    <w:rsid w:val="009E2787"/>
    <w:rsid w:val="009E4BC0"/>
    <w:rsid w:val="009E67C2"/>
    <w:rsid w:val="009F5A01"/>
    <w:rsid w:val="00A23347"/>
    <w:rsid w:val="00A31C11"/>
    <w:rsid w:val="00A3324F"/>
    <w:rsid w:val="00A41BF2"/>
    <w:rsid w:val="00A43D2A"/>
    <w:rsid w:val="00A440CC"/>
    <w:rsid w:val="00A46F56"/>
    <w:rsid w:val="00A5598B"/>
    <w:rsid w:val="00A94319"/>
    <w:rsid w:val="00AB2280"/>
    <w:rsid w:val="00AC7709"/>
    <w:rsid w:val="00AD6FAE"/>
    <w:rsid w:val="00B02F12"/>
    <w:rsid w:val="00B067F0"/>
    <w:rsid w:val="00B0748E"/>
    <w:rsid w:val="00B43536"/>
    <w:rsid w:val="00B44CBF"/>
    <w:rsid w:val="00B4668A"/>
    <w:rsid w:val="00B559CE"/>
    <w:rsid w:val="00B610D4"/>
    <w:rsid w:val="00B76DDA"/>
    <w:rsid w:val="00BA7E4F"/>
    <w:rsid w:val="00BE45F4"/>
    <w:rsid w:val="00C06CF3"/>
    <w:rsid w:val="00C06D00"/>
    <w:rsid w:val="00C15770"/>
    <w:rsid w:val="00C20927"/>
    <w:rsid w:val="00C80978"/>
    <w:rsid w:val="00C81FA6"/>
    <w:rsid w:val="00CA7F6B"/>
    <w:rsid w:val="00CB3AE3"/>
    <w:rsid w:val="00CB621D"/>
    <w:rsid w:val="00CC05DE"/>
    <w:rsid w:val="00CC27E0"/>
    <w:rsid w:val="00CD1AE1"/>
    <w:rsid w:val="00CD5A77"/>
    <w:rsid w:val="00CE0B1D"/>
    <w:rsid w:val="00CE4553"/>
    <w:rsid w:val="00CE756E"/>
    <w:rsid w:val="00CF47ED"/>
    <w:rsid w:val="00D1347B"/>
    <w:rsid w:val="00D32AC5"/>
    <w:rsid w:val="00D34255"/>
    <w:rsid w:val="00D3574C"/>
    <w:rsid w:val="00D60538"/>
    <w:rsid w:val="00D6137B"/>
    <w:rsid w:val="00D65AF0"/>
    <w:rsid w:val="00D769E7"/>
    <w:rsid w:val="00DA4B20"/>
    <w:rsid w:val="00DB41FE"/>
    <w:rsid w:val="00DC0A5A"/>
    <w:rsid w:val="00DD3E06"/>
    <w:rsid w:val="00DF53EE"/>
    <w:rsid w:val="00E239C4"/>
    <w:rsid w:val="00E4258B"/>
    <w:rsid w:val="00E84F92"/>
    <w:rsid w:val="00E86367"/>
    <w:rsid w:val="00E903AB"/>
    <w:rsid w:val="00EA2154"/>
    <w:rsid w:val="00EA6827"/>
    <w:rsid w:val="00EB3970"/>
    <w:rsid w:val="00ED40BB"/>
    <w:rsid w:val="00EE1E49"/>
    <w:rsid w:val="00EF270C"/>
    <w:rsid w:val="00EF72F8"/>
    <w:rsid w:val="00F1218F"/>
    <w:rsid w:val="00F175B5"/>
    <w:rsid w:val="00F337A4"/>
    <w:rsid w:val="00F33F1A"/>
    <w:rsid w:val="00F42C40"/>
    <w:rsid w:val="00F64FFD"/>
    <w:rsid w:val="00F9061A"/>
    <w:rsid w:val="00F96FE9"/>
    <w:rsid w:val="00FA6A52"/>
    <w:rsid w:val="00FB1039"/>
    <w:rsid w:val="00FC3249"/>
    <w:rsid w:val="00FE6EC4"/>
    <w:rsid w:val="04841CB7"/>
    <w:rsid w:val="05B50A1B"/>
    <w:rsid w:val="067F345B"/>
    <w:rsid w:val="06FF532B"/>
    <w:rsid w:val="0DA159A5"/>
    <w:rsid w:val="0E749F8B"/>
    <w:rsid w:val="0ED4C33A"/>
    <w:rsid w:val="0FFE8929"/>
    <w:rsid w:val="17227D67"/>
    <w:rsid w:val="18D531DE"/>
    <w:rsid w:val="197FD755"/>
    <w:rsid w:val="1C1BF7B3"/>
    <w:rsid w:val="1C871EF5"/>
    <w:rsid w:val="1D80B267"/>
    <w:rsid w:val="1EA770E5"/>
    <w:rsid w:val="20B60E2F"/>
    <w:rsid w:val="21C3C372"/>
    <w:rsid w:val="2224BB21"/>
    <w:rsid w:val="22FC9961"/>
    <w:rsid w:val="2594D107"/>
    <w:rsid w:val="25B14AF1"/>
    <w:rsid w:val="34388547"/>
    <w:rsid w:val="375EB647"/>
    <w:rsid w:val="3A537E20"/>
    <w:rsid w:val="3C7DA8F1"/>
    <w:rsid w:val="3DB5055A"/>
    <w:rsid w:val="3FD331DA"/>
    <w:rsid w:val="3FDAF117"/>
    <w:rsid w:val="40FBA7FD"/>
    <w:rsid w:val="46756A5E"/>
    <w:rsid w:val="47D41966"/>
    <w:rsid w:val="50B61695"/>
    <w:rsid w:val="571843A8"/>
    <w:rsid w:val="5A4F3204"/>
    <w:rsid w:val="5B111A43"/>
    <w:rsid w:val="607C392B"/>
    <w:rsid w:val="6270B8E5"/>
    <w:rsid w:val="648A87E5"/>
    <w:rsid w:val="6723AF74"/>
    <w:rsid w:val="676A1788"/>
    <w:rsid w:val="6A2CE6AA"/>
    <w:rsid w:val="708E40BE"/>
    <w:rsid w:val="74495EB5"/>
    <w:rsid w:val="7743DD1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3220E00"/>
  <w15:chartTrackingRefBased/>
  <w15:docId w15:val="{0F5D5B16-BCE7-4E01-86CE-AEC0551B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9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94"/>
    <w:rPr>
      <w:rFonts w:eastAsiaTheme="majorEastAsia" w:cstheme="majorBidi"/>
      <w:color w:val="272727" w:themeColor="text1" w:themeTint="D8"/>
    </w:rPr>
  </w:style>
  <w:style w:type="paragraph" w:styleId="Title">
    <w:name w:val="Title"/>
    <w:basedOn w:val="Normal"/>
    <w:next w:val="Normal"/>
    <w:link w:val="TitleChar"/>
    <w:uiPriority w:val="10"/>
    <w:qFormat/>
    <w:rsid w:val="005149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4994"/>
    <w:rPr>
      <w:i/>
      <w:iCs/>
      <w:color w:val="404040" w:themeColor="text1" w:themeTint="BF"/>
    </w:rPr>
  </w:style>
  <w:style w:type="paragraph" w:styleId="ListParagraph">
    <w:name w:val="List Paragraph"/>
    <w:basedOn w:val="Normal"/>
    <w:uiPriority w:val="34"/>
    <w:qFormat/>
    <w:rsid w:val="00514994"/>
    <w:pPr>
      <w:ind w:left="720"/>
      <w:contextualSpacing/>
    </w:pPr>
  </w:style>
  <w:style w:type="character" w:styleId="IntenseEmphasis">
    <w:name w:val="Intense Emphasis"/>
    <w:basedOn w:val="DefaultParagraphFont"/>
    <w:uiPriority w:val="21"/>
    <w:qFormat/>
    <w:rsid w:val="00514994"/>
    <w:rPr>
      <w:i/>
      <w:iCs/>
      <w:color w:val="0F4761" w:themeColor="accent1" w:themeShade="BF"/>
    </w:rPr>
  </w:style>
  <w:style w:type="paragraph" w:styleId="IntenseQuote">
    <w:name w:val="Intense Quote"/>
    <w:basedOn w:val="Normal"/>
    <w:next w:val="Normal"/>
    <w:link w:val="IntenseQuoteChar"/>
    <w:uiPriority w:val="30"/>
    <w:qFormat/>
    <w:rsid w:val="00514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994"/>
    <w:rPr>
      <w:i/>
      <w:iCs/>
      <w:color w:val="0F4761" w:themeColor="accent1" w:themeShade="BF"/>
    </w:rPr>
  </w:style>
  <w:style w:type="character" w:styleId="IntenseReference">
    <w:name w:val="Intense Reference"/>
    <w:basedOn w:val="DefaultParagraphFont"/>
    <w:uiPriority w:val="32"/>
    <w:qFormat/>
    <w:rsid w:val="00514994"/>
    <w:rPr>
      <w:b/>
      <w:bCs/>
      <w:smallCaps/>
      <w:color w:val="0F4761" w:themeColor="accent1" w:themeShade="BF"/>
      <w:spacing w:val="5"/>
    </w:rPr>
  </w:style>
  <w:style w:type="paragraph" w:styleId="Revision">
    <w:name w:val="Revision"/>
    <w:hidden/>
    <w:uiPriority w:val="99"/>
    <w:semiHidden/>
    <w:rsid w:val="000A1DB0"/>
  </w:style>
  <w:style w:type="character" w:styleId="PlaceholderText">
    <w:name w:val="Placeholder Text"/>
    <w:basedOn w:val="DefaultParagraphFont"/>
    <w:uiPriority w:val="99"/>
    <w:semiHidden/>
    <w:rsid w:val="000A1D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533216">
      <w:bodyDiv w:val="1"/>
      <w:marLeft w:val="0"/>
      <w:marRight w:val="0"/>
      <w:marTop w:val="0"/>
      <w:marBottom w:val="0"/>
      <w:divBdr>
        <w:top w:val="none" w:sz="0" w:space="0" w:color="auto"/>
        <w:left w:val="none" w:sz="0" w:space="0" w:color="auto"/>
        <w:bottom w:val="none" w:sz="0" w:space="0" w:color="auto"/>
        <w:right w:val="none" w:sz="0" w:space="0" w:color="auto"/>
      </w:divBdr>
    </w:div>
    <w:div w:id="90499683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826</Words>
  <Characters>4713</Characters>
  <Application>Microsoft Office Word</Application>
  <DocSecurity>4</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137</cp:revision>
  <dcterms:created xsi:type="dcterms:W3CDTF">2024-09-05T20:40:00Z</dcterms:created>
  <dcterms:modified xsi:type="dcterms:W3CDTF">2024-09-05T22:23:00Z</dcterms:modified>
</cp:coreProperties>
</file>